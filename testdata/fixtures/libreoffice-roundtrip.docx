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组织保障方面，成立由分管副市长任组长的项目建设领导小组，统筹协调重大事项。参照国家标准</w:t>
      </w:r>
      <w:r>
        <w:rPr/>
        <w:t>GB/T 36073-2018</w:t>
      </w:r>
      <w:r>
        <w:rPr/>
        <w:t>《数据管理能力成熟度评估模型》，开</w:t>
      </w:r>
      <w:commentRangeStart w:id="0"/>
      <w:r>
        <w:rPr/>
        <w:t>展数据管理能力评估。为深入贯彻落实国家关于数字经济高质量发展的决策部署，本项目围绕数据要素市场化配置改革开展系统研究。项目总投资估算为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万元。风险分析表明，项目主要面临技术选型、数据质量、进度控制和运维保障四</w:t>
      </w:r>
      <w:r>
        <w:rPr/>
      </w:r>
      <w:commentRangeEnd w:id="0"/>
      <w:r>
        <w:commentReference w:id="0"/>
      </w:r>
      <w:r>
        <w:rPr/>
        <w:t>类风险。需求分析阶段共走访了市直部门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与周边城市相比，我市在数据开放数量和应用场景丰富度方面仍有一定差距。项目建设内容包括数据中台、业务应用系统、安全保障体系和运营管理机制四个部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项。风险分析表明，项目主要面临技术选型、数据质量、进度控制和运维保障四类风险。效益分析显示，项目具有显著的社会效益和一定的经济效益，建设必要性充分。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</w:t>
      </w:r>
      <w:commentRangeStart w:id="1"/>
      <w:r>
        <w:rPr/>
        <w:t>等突出问题。根据《关于构建数据基础制度更好发挥数据要素作用的意见》，应建立数据产权、流通交易、收益分配和安全治理制度。下一步，将按照“边建设、边应用、边完善”的思路，</w:t>
      </w:r>
      <w:r>
        <w:rPr/>
      </w:r>
      <w:commentRangeEnd w:id="1"/>
      <w:r>
        <w:commentReference w:id="1"/>
      </w:r>
      <w:r>
        <w:rPr/>
        <w:t>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3048000" cy="1714500"/>
            <wp:effectExtent l="0" t="0" r="0" b="0"/>
            <wp:docPr id="1" name="图片 1" descr="项目总体架构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总体架构示意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针对上述风险，本方案提出了相应的防范措施和应急预案，确保风险总体可控。绩效目标包括产出指标、</w:t>
      </w:r>
      <w:commentRangeStart w:id="2"/>
      <w:r>
        <w:rPr/>
        <w:t>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项。针对上述风险，本方案提出了相应的防范措施和应急预案，确保风险总体可控。通过调研发现，现有信息系统存</w:t>
      </w:r>
      <w:r>
        <w:rPr/>
      </w:r>
      <w:commentRangeEnd w:id="2"/>
      <w:r>
        <w:commentReference w:id="2"/>
      </w:r>
      <w:r>
        <w:rPr/>
        <w:t>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项。通过调研发现，现有信息系统存在数据标准不统一、共享渠道不畅通、应用场景不丰富等突出问题。针对上述风险，本方案提出了相应的防范措施和应急预案，确保风险总体可控。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根据《关于构建数据基础制度更好发挥数据要素作用的意见》，应建立数据产权、流通交易、收益分配和安全治理制度。效益分析显示，项目</w:t>
      </w:r>
      <w:commentRangeStart w:id="3"/>
      <w:r>
        <w:rPr/>
        <w:t>具有显著的社会效益和一定的经济效益，建设必要性充分。本方案坚持统筹规划、分步实施、急用先行、安全可控的原则，确保项目有序推进。根据《关于构建数据基础制度更好发挥数据要素作用的意见》，应建立数据产权</w:t>
      </w:r>
      <w:r>
        <w:rPr/>
      </w:r>
      <w:commentRangeEnd w:id="3"/>
      <w:r>
        <w:commentReference w:id="3"/>
      </w:r>
      <w:r>
        <w:rPr/>
        <w:t>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通过调研发现，现有信息系统存在数据标准不统一、共享渠道不畅通、应用场景不丰富等突出问题。下一步，将按照“边建设、边应用、边完善”的思路，持续推动系统迭代升级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为深入贯彻落实国家关于数字经济高质量发展的决策部署，本项目围绕数据要素市场化配置改革开展系统研究。项目建设内容包括数据中台、业务应用系统、安全保障体系和运营管理机制四个部分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</w:t>
      </w:r>
      <w:commentRangeStart w:id="4"/>
      <w:r>
        <w:rPr/>
        <w:t>进行数据交换。通过调研发现，现有信息系统存在数据标准不统一、共享渠道不畅通、应用场景不丰富等突出问题。与周边城市相比，我市在数据开</w:t>
      </w:r>
      <w:r>
        <w:rPr/>
      </w:r>
      <w:commentRangeEnd w:id="4"/>
      <w:r>
        <w:commentReference w:id="4"/>
      </w:r>
      <w:r>
        <w:rPr/>
        <w:t>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要求，对敏感数据实施分类分级管理。绩效目标包括产出指标、效益指标和满意度指标三类，共设置二级指标</w:t>
      </w:r>
      <w:r>
        <w:rPr/>
        <w:t>12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根据《关于构建数据基础制度更好发挥数据要素作用的意见》，应建立数据产权、流通交易、收益分配和安全治理制度。绩效目标包括产出指标、效益指标和满意度指标</w:t>
      </w:r>
      <w:commentRangeStart w:id="5"/>
      <w:r>
        <w:rPr/>
        <w:t>三类，共设置二级指标</w:t>
      </w:r>
      <w:r>
        <w:rPr/>
        <w:t>12</w:t>
      </w:r>
      <w:r>
        <w:rPr/>
        <w:t>项。数据安</w:t>
      </w:r>
      <w:r>
        <w:rPr/>
      </w:r>
      <w:commentRangeEnd w:id="5"/>
      <w:r>
        <w:commentReference w:id="5"/>
      </w:r>
      <w:r>
        <w:rPr/>
        <w:t>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通过调研发现，现有信息系统存在数据标准不统一、共享渠道不畅通、应用场景不丰富等突出问题。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针对上述风险，本方案提出了相应的防范措施和应急预案，确保风险总体可控。项目建设内容包括数</w:t>
      </w:r>
      <w:commentRangeStart w:id="6"/>
      <w:r>
        <w:rPr/>
        <w:t>据中台、业务应用系统、安全保障体系和运营管理机制四个部分。风险分析表明，项目主要面临技术选型、数据质量、进度控制和运维保障四类风险。本方案坚持统筹规划、分步实施、急用先行、</w:t>
      </w:r>
      <w:r>
        <w:rPr/>
      </w:r>
      <w:commentRangeEnd w:id="6"/>
      <w:r>
        <w:commentReference w:id="6"/>
      </w:r>
      <w:r>
        <w:rPr/>
        <w:t>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技术路线采用云原生架构，基于微服务和容器化部署，支持弹性扩展和灰度发布。资金来源为市级财政资金，按照项目实施进度分年度拨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针对上述风险，本方案提出了相应的防范措施和应急预案，确保风险总体可控。针对上述风险，本方案提出了相应的防范措施和应急预案，确保风险总体可控。下一步，将按照“边建设、边应用、边完善”的思路，持续推动系统迭代升级。与周边城市相比，我市在数据开放数量和应用场景丰富度方面仍有一定差距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项。本方案坚持统筹规划、分步实施、急用先行、安全可控的原则，确保项目有序推进。运维保障采用“</w:t>
      </w:r>
      <w:r>
        <w:rPr/>
        <w:t>7×24</w:t>
      </w:r>
      <w:r>
        <w:rPr/>
        <w:t>小时”值守机制，</w:t>
      </w:r>
      <w:commentRangeStart w:id="7"/>
      <w:commentRangeStart w:id="8"/>
      <w:r>
        <w:rPr/>
        <w:t>重大故障响应时间不超过</w:t>
      </w:r>
      <w:r>
        <w:rPr/>
        <w:t>30</w:t>
      </w:r>
      <w:r>
        <w:rPr/>
        <w:t>分钟。组织保障方面，成立由分管副市长任组长的项目建设领导小组，统筹协调重大事项。为深入贯彻落实国家关于数字经济高质量发展的决策部署，本项目围绕数据要素市</w:t>
      </w:r>
      <w:r>
        <w:rPr/>
      </w:r>
      <w:commentRangeEnd w:id="7"/>
      <w:r>
        <w:commentReference w:id="7"/>
      </w:r>
      <w:r>
        <w:rPr/>
      </w:r>
      <w:commentRangeEnd w:id="8"/>
      <w:r>
        <w:commentReference w:id="8"/>
      </w:r>
      <w:r>
        <w:rPr/>
        <w:t>场化配置改革开展系统研究。下一步，将按照“边建设、边应用、边完善”的思路，持续推动系统迭代升级。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为深入贯彻落实国家关于数字经济高质量发展的决策部署，本项目围绕数据要素市场化配置改革开展系统研究。系统设计遵循高内</w:t>
      </w:r>
      <w:commentRangeStart w:id="9"/>
      <w:commentRangeStart w:id="10"/>
      <w:r>
        <w:rPr/>
        <w:t>聚、低耦合的原则，各子系统之间通过标准接口进行数据交换。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</w:t>
      </w:r>
      <w:r>
        <w:rPr/>
      </w:r>
      <w:commentRangeEnd w:id="9"/>
      <w:r>
        <w:commentReference w:id="9"/>
      </w:r>
      <w:r>
        <w:rPr/>
      </w:r>
      <w:commentRangeEnd w:id="10"/>
      <w:r>
        <w:commentReference w:id="10"/>
      </w:r>
      <w:r>
        <w:rPr/>
        <w:t>出指标、效益指标和满意度指标三类，共设置二级指标</w:t>
      </w:r>
      <w:r>
        <w:rPr/>
        <w:t>12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效益分析显示，项目具有显著的社会效益和一定的经济效益，建设必要性充分。通过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万元。通过调研发现，现有信息系统存在数据标准不统一、共享渠道不畅通、应用场景不丰富等突出问题。风险分析表明，项</w:t>
      </w:r>
      <w:commentRangeStart w:id="11"/>
      <w:r>
        <w:rPr/>
        <w:t>目主要面临技术选型、数据质量、进度控制和运维保障四类风险。针对上</w:t>
      </w:r>
      <w:r>
        <w:rPr/>
      </w:r>
      <w:commentRangeEnd w:id="11"/>
      <w:r>
        <w:commentReference w:id="11"/>
      </w:r>
      <w:r>
        <w:rPr/>
        <w:t>述风险，本方案提出了相应的防范措施和应急预案，确保风险总体可控。项目总投资估算为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根据《关于构建数据基础制度更好发挥数据要素作用的意见》，应建立数据产权、流通交易、收益分配和安全治理制度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项目建设内容包括数据中台、业务应用系统、安全保障体系和运营管理机制四个部分。预计项目建成后，每年可节约行政成</w:t>
      </w:r>
      <w:commentRangeStart w:id="12"/>
      <w:r>
        <w:rPr/>
        <w:t>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</w:t>
      </w:r>
      <w:r>
        <w:rPr/>
      </w:r>
      <w:commentRangeEnd w:id="12"/>
      <w:r>
        <w:commentReference w:id="12"/>
      </w:r>
      <w:r>
        <w:rPr/>
        <w:t>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为深入贯彻落实国家关于数字经济高质量发展的决策部署，本项目围绕数据要素市场化配置改革开展系统研究。项目建设内容包括数据中台、业务应用系统、安全保障体系和运营管理机制四个部分。与周边城市相比，我市在数据开放数量和应用场景丰富度方面仍有一定差距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</w:t>
      </w:r>
      <w:commentRangeStart w:id="13"/>
      <w:r>
        <w:rPr/>
        <w:t>。下一步，将按照“边建设、边应用、边完善”的思路，持续推动系统迭代升级。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</w:t>
      </w:r>
      <w:r>
        <w:rPr/>
      </w:r>
      <w:commentRangeEnd w:id="13"/>
      <w:r>
        <w:commentReference w:id="13"/>
      </w:r>
      <w:r>
        <w:rPr/>
        <w:t>分点。项目总投资估算为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资金来源为市级财政资金，按照项目实施进度分年度拨付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效益分析显示，项目具有显著的社会效益和一定的经济效益，建设必要性充分。与周边城市相比，我市在数据开</w:t>
      </w:r>
      <w:commentRangeStart w:id="14"/>
      <w:r>
        <w:rPr/>
        <w:t>放数量和应用场景丰富度方面仍有一定差距。针对上述风险，本方案提出了相应的防范措施和应急预案，确保风险总体可控。为深入贯彻落实国家关于数字经济高质量发展的决策部署，本项目围绕数据要素市场化配置改革开展系统研究。项目建设内容包括数据中台、业</w:t>
      </w:r>
      <w:r>
        <w:rPr/>
      </w:r>
      <w:commentRangeEnd w:id="14"/>
      <w:r>
        <w:commentReference w:id="14"/>
      </w:r>
      <w:r>
        <w:rPr/>
        <w:t>务应用系统、安全保障体系和运营管理机制四个部分。针对上述风险，本方案提出了相应的防范措施和应急预案，确保风险总体可控。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2023</w:t>
            </w:r>
            <w:r>
              <w:rPr>
                <w:kern w:val="0"/>
                <w:szCs w:val="20"/>
              </w:rPr>
              <w:t>年全市规模以上工业增加值同比增长</w:t>
            </w:r>
            <w:r>
              <w:rPr>
                <w:kern w:val="0"/>
                <w:szCs w:val="20"/>
              </w:rPr>
              <w:t>6.8%</w:t>
            </w:r>
            <w:r>
              <w:rPr>
                <w:kern w:val="0"/>
                <w:szCs w:val="20"/>
              </w:rPr>
              <w:t>，高于全国平均水平</w:t>
            </w:r>
            <w:r>
              <w:rPr>
                <w:kern w:val="0"/>
                <w:szCs w:val="20"/>
              </w:rPr>
              <w:t>1.2</w:t>
            </w:r>
            <w:r>
              <w:rPr>
                <w:kern w:val="0"/>
                <w:szCs w:val="20"/>
              </w:rPr>
              <w:t>个百分点。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842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15"/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  <w:commentRangeEnd w:id="15"/>
            <w:r>
              <w:commentReference w:id="15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343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977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个百分点。为深入贯彻落实国家关于数字经济高质量发展的决策部署，本项目围绕数据要素市场化配置改革开展系统研究。与周边城市相比，我市在数据开放数量和应用场景丰富度方面仍有一定差距。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</w:t>
      </w:r>
      <w:commentRangeStart w:id="16"/>
      <w:r>
        <w:rPr/>
        <w:t>据质量、进度控制和运维保障四类风险。风险分析表明，项目主要面临技术选型、数据质量、进度控制和运维保障四类风险。资金来源为市级财政资金，按照项目实施进度分年度拨付。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与周边城市相比，我市在数据开放数量和应用场景丰富度方面仍有一定差距。根据《关于构建数据基础制度更好发挥数据要素作用的意见》，应建立数</w:t>
      </w:r>
      <w:r>
        <w:rPr/>
      </w:r>
      <w:commentRangeEnd w:id="16"/>
      <w:r>
        <w:commentReference w:id="16"/>
      </w:r>
      <w:r>
        <w:rPr/>
        <w:t>据产权、流通交易、收益分配和安全治理制度。组织保障方面，成立由分管副市长任组长的项目建设领导小组，统筹协调重大事项。绩效目标包括产出指标、效益指标和满意度指标三类，共设置二级指标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组织保障方面，成立由分管副市长任组长的项目建设领导小组，统筹协调重大事项。与周边城市相比，我市在数据开放数量和应用场景丰富度方面仍有一定差距。本方案坚持统筹规划、分</w:t>
      </w:r>
      <w:commentRangeStart w:id="17"/>
      <w:commentRangeStart w:id="18"/>
      <w:r>
        <w:rPr/>
        <w:t>步实施、急用先行、安全可控的原则，确保项目有序推进。数据安全方面，严格落实网络安全等级保护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</w:t>
      </w:r>
      <w:r>
        <w:rPr/>
      </w:r>
      <w:commentRangeEnd w:id="17"/>
      <w:r>
        <w:commentReference w:id="17"/>
      </w:r>
      <w:r>
        <w:rPr/>
      </w:r>
      <w:commentRangeEnd w:id="18"/>
      <w:r>
        <w:commentReference w:id="18"/>
      </w:r>
      <w:r>
        <w:rPr/>
        <w:t>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下一步，将按照“边建设、边应用、边完善”的思路，持续推动系统迭代升级。系统设计遵循高内聚、低耦合的原则，各子系统之间通过标准接口进行数据交换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以上。系统设计遵循高内聚、低耦合的原则，各子系统之间通过标准接口进行数据交换。下一步，将按照“边建设、边应用、边完善”的思路，持续推动系统迭代升级。根据《关于构建数据基础制度更好发挥数据</w:t>
      </w:r>
      <w:commentRangeStart w:id="19"/>
      <w:commentRangeStart w:id="20"/>
      <w:r>
        <w:rPr/>
        <w:t>要素作用的意见》，应建立数据产权、流通交易、收益分配和安全治理制度。下一步，将按照“边</w:t>
      </w:r>
      <w:r>
        <w:rPr/>
      </w:r>
      <w:commentRangeEnd w:id="19"/>
      <w:r>
        <w:commentReference w:id="19"/>
      </w:r>
      <w:r>
        <w:rPr/>
      </w:r>
      <w:commentRangeEnd w:id="20"/>
      <w:r>
        <w:commentReference w:id="20"/>
      </w:r>
      <w:r>
        <w:rPr/>
        <w:t>建设、边应用、边完善”的思路，持续推动系统迭代升级。资金来源为市级财政资金，按照项目实施进度分年度拨付。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资金来源为市级财政资金，按照项目实施进度分年度拨付。项目建设内容包括数据中台、业务应用系统、安全保障体系和运营管理机制四个部分。数据安全方面，严格落实网络安全等级保护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本方案坚持统筹规划、分步实施、急用先行、安全可控的原则，确保项目有序推进。组织保障方面，成立由分管副市长任组长的项目建设领导小组，统筹协调重大事项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与周边城市相比，我市在数据开放数量和应用场景丰富度方面仍有一定差距。通过调研发现，现有信</w:t>
      </w:r>
      <w:commentRangeStart w:id="21"/>
      <w:r>
        <w:rPr/>
        <w:t>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项。参照国</w:t>
      </w:r>
      <w:r>
        <w:rPr/>
      </w:r>
      <w:commentRangeEnd w:id="21"/>
      <w:r>
        <w:commentReference w:id="21"/>
      </w:r>
      <w:r>
        <w:rPr/>
        <w:t>家标准</w:t>
      </w:r>
      <w:r>
        <w:rPr/>
        <w:t>GB/T 36073-2018</w:t>
      </w:r>
      <w:r>
        <w:rPr/>
        <w:t>《数据管理能力成熟度评估模型》，开展数据管理能力评估。项目总投资估算为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以上。系统设计遵循高内聚、低耦合的原则，各子系统</w:t>
      </w:r>
      <w:commentRangeStart w:id="22"/>
      <w:commentRangeStart w:id="23"/>
      <w:r>
        <w:rPr/>
        <w:t>之间通过标准接口进行数据交换。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个百分点。效益分析显示，项目具有显著的社会效益和一</w:t>
      </w:r>
      <w:r>
        <w:rPr/>
      </w:r>
      <w:commentRangeEnd w:id="22"/>
      <w:r>
        <w:commentReference w:id="22"/>
      </w:r>
      <w:r>
        <w:rPr/>
      </w:r>
      <w:commentRangeEnd w:id="23"/>
      <w:r>
        <w:commentReference w:id="23"/>
      </w:r>
      <w:r>
        <w:rPr/>
        <w:t>定的经济效益，建设必要性充分。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项目建设内容包括数据中台、业务应用系统、安全保障体系和运营管理机制四个部分。为深入贯彻落实国家关于数字经济高质量发展的决策部署，本项目围</w:t>
      </w:r>
      <w:del w:id="0" w:author="李教授" w:date="2026-09-01T00:00:00Z">
        <w:r>
          <w:rPr/>
          <w:delText>原有表述</w:delText>
        </w:r>
      </w:del>
      <w:ins w:id="1" w:author="李教授" w:date="2026-09-01T00:00:00Z">
        <w:r>
          <w:rPr/>
          <w:t>修订后的表述</w:t>
        </w:r>
      </w:ins>
      <w:r>
        <w:rPr/>
        <w:t>绕数据要素市场化配置改革开展系统研究。参照国家标准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《数据管理能力成熟度评估模型》，开展数据管理能力评估。针对上述风险，本方案提出了相应的防范措施和应急预案，确保风险总体可控。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根据《关于构建数据基础制度更好发挥数据要素作用的意见》，应建立数据产权、流通交易、收益分配和安全治理制度。预计项目建成</w:t>
      </w:r>
      <w:commentRangeStart w:id="24"/>
      <w:r>
        <w:rPr/>
        <w:t>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以上。本方案坚持统筹规划、分步实施、急用先行、安全可控的原则，确保项目有序推进。运维保障采用“</w:t>
      </w:r>
      <w:r>
        <w:rPr/>
        <w:t>7×24</w:t>
      </w:r>
      <w:r>
        <w:rPr/>
        <w:t>小时”值守机制，重大故障响</w:t>
      </w:r>
      <w:r>
        <w:rPr/>
      </w:r>
      <w:commentRangeEnd w:id="24"/>
      <w:r>
        <w:commentReference w:id="24"/>
      </w:r>
      <w:r>
        <w:rPr/>
        <w:t>应时间不超过</w:t>
      </w:r>
      <w:r>
        <w:rPr/>
        <w:t>30</w:t>
      </w:r>
      <w:r>
        <w:rPr/>
        <w:t>分钟。系统设计遵循高内聚、低耦合的原则，各子系统之间通过标准接口进行数据交换。资金来源为市级财政资金，按照项目实施进度分年度拨付。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万元。技术路线采用云原生架构，基于微服务和容器化部署，支持弹性扩展和灰度发布。参照国家标准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统一、共享渠道不畅通、应用场景不丰富等突出问题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与周边城市相比，我市在数据开放数量和应用场景丰富度方面仍有一定差距。技术路线采用云原生架构，基于微服务和容器化部署，支持弹性扩展和灰度发布。本方案坚持统筹规划</w:t>
      </w:r>
      <w:commentRangeStart w:id="25"/>
      <w:r>
        <w:rPr/>
        <w:t>、分步实施、急用先行、安全可控的原则，确保项目有序推进。为深入贯彻落实国家关于数字经济高质量发展的决策部署，本项目围绕数据要素市</w:t>
      </w:r>
      <w:r>
        <w:rPr/>
      </w:r>
      <w:commentRangeEnd w:id="25"/>
      <w:r>
        <w:commentReference w:id="25"/>
      </w:r>
      <w:r>
        <w:rPr/>
        <w:t>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针对上述风险，本方案提出了相应的防范措施和应急预案，确保风险总体可控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本方案坚持统筹规划、分步实施、急用先行、安全可控的原则，确保项目有序推进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</w:t>
      </w:r>
      <w:commentRangeStart w:id="26"/>
      <w:r>
        <w:rPr/>
        <w:t>分析表明，项目主要面临技术选型、数据质量、进度控制和运维保障四类风险。针对上述风险，本方案提出了相应的防范措施和应急预案，确保风险总体可控。项目建设内容包括数据中台、业务应用系统、安全保障体系和运</w:t>
      </w:r>
      <w:r>
        <w:rPr/>
      </w:r>
      <w:commentRangeEnd w:id="26"/>
      <w:r>
        <w:commentReference w:id="26"/>
      </w:r>
      <w:r>
        <w:rPr/>
        <w:t>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下一步，将按照“边建设、边应用、边完善”的思路，持续推动系统迭代升级。通过调研发现，现有信息系统存在数据标准不统一、共享渠道不畅通、应用场景不丰富等突出问题。项目总投资估算为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与周边城市相比，我市在数据开放数量和应用场景丰富度方面仍有一定差距。项目总投资估算为</w:t>
      </w:r>
      <w:r>
        <w:rPr/>
        <w:t>3850</w:t>
      </w:r>
      <w:r>
        <w:rPr/>
        <w:t>万元，其中硬件设备</w:t>
      </w:r>
      <w:commentRangeStart w:id="27"/>
      <w:r>
        <w:rPr/>
        <w:t>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万元。通过调研发现，现有信息系统存在数据标准不统一、共享渠道不畅通、应用场景不丰富等突出问题。技术路线采用云原生架构，基于微服务和容器化部署，支持弹性扩展</w:t>
      </w:r>
      <w:r>
        <w:rPr/>
      </w:r>
      <w:commentRangeEnd w:id="27"/>
      <w:r>
        <w:commentReference w:id="27"/>
      </w:r>
      <w:r>
        <w:rPr/>
        <w:t>和灰度发布。风险分析表明，项目主要面临技术选型、数据质量、进度控制和运维保障四类风险。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要求，对敏感数据实施分类分级管理。效益分析显示，项目具有显著的社会效益和一定的经济效益，建设必要性充分。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577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28"/>
            <w:r>
              <w:rPr>
                <w:kern w:val="0"/>
                <w:szCs w:val="20"/>
              </w:rPr>
              <w:t>绩效目标包括产出指标、效益指标和满意度指标三类，共设置二级指标</w:t>
            </w:r>
            <w:r>
              <w:rPr>
                <w:kern w:val="0"/>
                <w:szCs w:val="20"/>
              </w:rPr>
              <w:t>12</w:t>
            </w:r>
            <w:r>
              <w:rPr>
                <w:kern w:val="0"/>
                <w:szCs w:val="20"/>
              </w:rPr>
              <w:t>项。</w:t>
            </w:r>
            <w:commentRangeEnd w:id="28"/>
            <w:r>
              <w:commentReference w:id="28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757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数据安全方面，严格落实网络安全等级保护</w:t>
            </w:r>
            <w:r>
              <w:rPr>
                <w:kern w:val="0"/>
                <w:szCs w:val="20"/>
              </w:rPr>
              <w:t>2.0</w:t>
            </w:r>
            <w:r>
              <w:rPr>
                <w:kern w:val="0"/>
                <w:szCs w:val="20"/>
              </w:rPr>
              <w:t>要求，对敏感数据实施分类分级管理。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2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系统设计遵循高内聚、低耦合的原则，各子系统之间通过标准接口进行数据交换。资金来源为市级财政</w:t>
      </w:r>
      <w:commentRangeStart w:id="29"/>
      <w:r>
        <w:rPr/>
        <w:t>资金，按照项目实施进度分年度拨付。与周边城市相比，我市在数据开放数量和应用场景丰富度方面仍有一定差距。预计项目建成后，每年可节约行政成本约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</w:t>
      </w:r>
      <w:r>
        <w:rPr/>
      </w:r>
      <w:commentRangeEnd w:id="29"/>
      <w:r>
        <w:commentReference w:id="29"/>
      </w:r>
      <w:r>
        <w:rPr/>
        <w:t>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</w:t>
      </w:r>
      <w:commentRangeStart w:id="30"/>
      <w:r>
        <w:rPr/>
        <w:t>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项。技术路线采用云原生架构，基于微服务和容器化部署，支持弹性扩展和灰度发布。下一步，将按照“边建设、边应用、边</w:t>
      </w:r>
      <w:r>
        <w:rPr/>
      </w:r>
      <w:commentRangeEnd w:id="30"/>
      <w:r>
        <w:commentReference w:id="30"/>
      </w:r>
      <w:r>
        <w:rPr/>
        <w:t>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为深入贯彻落实国家关于数字经济高质量发展的决策部署，本项目围绕数据要素市场化配置改革开展系统研究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</w:t>
      </w:r>
      <w:commentRangeStart w:id="31"/>
      <w:r>
        <w:rPr/>
        <w:t>平均水平</w:t>
      </w:r>
      <w:r>
        <w:rPr/>
        <w:t>1.2</w:t>
      </w:r>
      <w:r>
        <w:rPr/>
        <w:t>个百分点。本方案坚持统筹规划、分步实施、急用先行、安全可控的原则，确保项目有序推进。技术路线采用云原生架构，基于微服务和容器化部署，支持弹性扩展和灰度发布。通过调研发现，现有信息系统存在数据标准不统一、共享渠</w:t>
      </w:r>
      <w:r>
        <w:rPr/>
      </w:r>
      <w:commentRangeEnd w:id="31"/>
      <w:r>
        <w:commentReference w:id="31"/>
      </w:r>
      <w:r>
        <w:rPr/>
        <w:t>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万元。风险分析表明，项目主要面临技术选型、数据质量、进度控制和运维保障四类风险。针对上述风险，本方案提出了相应的防范措施和应急预案，确保风险总体可控。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项目建设内容包括数据中台、业务应用系统、安全保障体系和运营管理机制四个部分。通过调研发现，现有信息系统存在数据标准不统一、共享渠道不畅通、应用场景不丰富等突出问题。效益分析显示，</w:t>
      </w:r>
      <w:commentRangeStart w:id="32"/>
      <w:r>
        <w:rPr/>
        <w:t>项目具有显著的社会效益和一定的经济效益，建设必要性充分。风险分析表明，项目主要面临技术选</w:t>
      </w:r>
      <w:r>
        <w:rPr/>
      </w:r>
      <w:commentRangeEnd w:id="32"/>
      <w:r>
        <w:commentReference w:id="32"/>
      </w:r>
      <w:r>
        <w:rPr/>
        <w:t>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个百分点。资金来源为市级财政资金，按照项目实施进度分年度拨付。本方案坚持统筹规划、分步实施、急用先行、安全可控的原则，确保项目有序推进。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</w:t>
      </w:r>
      <w:commentRangeStart w:id="33"/>
      <w:r>
        <w:rPr/>
        <w:t>案，确保风险总体可控。风险分析表明，项目主要面临技术选型、数</w:t>
      </w:r>
      <w:r>
        <w:rPr/>
      </w:r>
      <w:commentRangeEnd w:id="33"/>
      <w:r>
        <w:commentReference w:id="33"/>
      </w:r>
      <w:r>
        <w:rPr/>
        <w:t>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资金来源为市级财政资金，按照项目实施进度分年度拨付。为深入贯彻落实国家关于数字经济高质量发</w:t>
      </w:r>
      <w:commentRangeStart w:id="34"/>
      <w:r>
        <w:rPr/>
        <w:t>展的决策部署，本项目围绕数据要素市场化配置改革开展系统研究。下一步，将按照“边建设、边</w:t>
      </w:r>
      <w:r>
        <w:rPr/>
      </w:r>
      <w:commentRangeEnd w:id="34"/>
      <w:r>
        <w:commentReference w:id="34"/>
      </w:r>
      <w:r>
        <w:rPr/>
        <w:t>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技术路线采用云原生架构，基于微服务和容器化部署，支持弹性扩展和灰度发布。效益分析显示，项目具有显著的社会效益和一定的经济效益，建设必要性充分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个百分点。运维保障采用“</w:t>
      </w:r>
      <w:r>
        <w:rPr/>
        <w:t>7×24</w:t>
      </w:r>
      <w:r>
        <w:rPr/>
        <w:t>小时”值守机</w:t>
      </w:r>
      <w:commentRangeStart w:id="35"/>
      <w:r>
        <w:rPr/>
        <w:t>制，重大故障响应时间不超过</w:t>
      </w:r>
      <w:r>
        <w:rPr/>
        <w:t>30</w:t>
      </w:r>
      <w:r>
        <w:rPr/>
        <w:t>分钟。参照国家标准</w:t>
      </w:r>
      <w:r>
        <w:rPr/>
        <w:t>GB/T 36073-2018</w:t>
      </w:r>
      <w:r>
        <w:rPr/>
        <w:t>《数据管理能力成熟度评估模型》，开展数据管理能力评估。针对上述风险，本方</w:t>
      </w:r>
      <w:r>
        <w:rPr/>
      </w:r>
      <w:commentRangeEnd w:id="35"/>
      <w:r>
        <w:commentReference w:id="35"/>
      </w:r>
      <w:r>
        <w:rPr/>
        <w:t>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为深入贯彻落实国家关于数字经济高质量发展的决策部署，本项目围绕数据要素市场化配置改革开展系统研究。项目建设内容包括数据中台、业务应用系统、安全保障体系和运营管理机制四个部分。通过调研发现，现有信息系统存在数据标准不统一、共享渠道不畅通、应用场景不丰富等突出问题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项。运维保障采用“</w:t>
      </w:r>
      <w:r>
        <w:rPr/>
        <w:t>7×24</w:t>
      </w:r>
      <w:r>
        <w:rPr/>
        <w:t>小时</w:t>
      </w:r>
      <w:commentRangeStart w:id="36"/>
      <w:r>
        <w:rPr/>
        <w:t>”值守机制，重大故障响应时间不超过</w:t>
      </w:r>
      <w:r>
        <w:rPr/>
        <w:t>30</w:t>
      </w:r>
      <w:r>
        <w:rPr/>
        <w:t>分钟。项目总投资估算为</w:t>
      </w:r>
      <w:r>
        <w:rPr/>
        <w:t>3850</w:t>
      </w:r>
      <w:r>
        <w:rPr/>
        <w:t>万元，其中硬件设备购置费</w:t>
      </w:r>
      <w:r>
        <w:rPr/>
      </w:r>
      <w:commentRangeEnd w:id="36"/>
      <w:r>
        <w:commentReference w:id="36"/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以上。本方案坚持统筹规划、分步实施、急用先行、安全可控的原则，确保项目有序推进。与周边城市相比，我市在数据开放数量和应用场景丰富度方面仍有一定差距。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根据《关于构建数据基础制度更好发挥数据要素作用的意见》，应建立数据产权、流通交易、收益分配和安全治理制度。系统设计</w:t>
      </w:r>
      <w:commentRangeStart w:id="37"/>
      <w:r>
        <w:rPr/>
        <w:t>遵循高内聚、低耦合的原则，各子系统之间通过标准接口进行数据交换。组织保障方面，成立由分管副市长任组长的项目建设领导小组，统筹协调重大事项。项目建设内容包括数据中台、业务应用系统、安全保障体系和运营管理机制四个部分。效益分析显示，项目具有显著的社会效益</w:t>
      </w:r>
      <w:r>
        <w:rPr/>
      </w:r>
      <w:commentRangeEnd w:id="37"/>
      <w:r>
        <w:commentReference w:id="37"/>
      </w:r>
      <w:r>
        <w:rPr/>
        <w:t>和一定的经济效益，建设必要性充分。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要求，对敏感数据实施分类分级管理。预计项目建成后，每年可节约行政成本约</w:t>
      </w:r>
      <w:r>
        <w:rPr/>
        <w:t>1200</w:t>
      </w:r>
      <w:r>
        <w:rPr/>
        <w:t>万元，群众办事平均时</w:t>
      </w:r>
      <w:commentRangeStart w:id="38"/>
      <w:commentRangeStart w:id="39"/>
      <w:r>
        <w:rPr/>
        <w:t>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</w:t>
      </w:r>
      <w:r>
        <w:rPr/>
      </w:r>
      <w:commentRangeEnd w:id="38"/>
      <w:r>
        <w:commentReference w:id="38"/>
      </w:r>
      <w:r>
        <w:rPr/>
      </w:r>
      <w:commentRangeEnd w:id="39"/>
      <w:r>
        <w:commentReference w:id="39"/>
      </w:r>
      <w:r>
        <w:rPr/>
        <w:t>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《数据管理能力成熟度评估模型》，开展数据管理能力评估。根据《关于构建数据基础制度更好发挥数据要素作用的意见》，应建立数据产权、流通交易、收益分配和安全治理制度。参照国家标准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《数据管理能力成熟度评估模型》，开展数据管理能力评估。针对上述风险，本方案提出了相应的防范措施和应急预案，确保风险总体可控。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通过调研发现，现有信息系统存在数据标准不统一、共享渠道不畅通、应用场景不丰富等突出问题。与周边城市相比，我市在数据开放数量和应用场景丰富度方面仍有一定差距。项目建设内容包括数据中台、业务应用系统、安全保障体系和运营管理机制四个部分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项。为深入贯彻落实国家关于数字经济高质量发展的决策部署，本项目围绕数据要素市场化配置改革开展系统研究。系统设计遵循高内聚、</w:t>
      </w:r>
      <w:commentRangeStart w:id="40"/>
      <w:commentRangeStart w:id="41"/>
      <w:r>
        <w:rPr/>
        <w:t>低耦合的原则，各子系统之间通过标准接口进行数据交换。资金来源为市级财政资金，按照项目实施进度分年度拨付。针对上述风险，本方案提出了</w:t>
      </w:r>
      <w:r>
        <w:rPr/>
      </w:r>
      <w:commentRangeEnd w:id="40"/>
      <w:r>
        <w:commentReference w:id="40"/>
      </w:r>
      <w:r>
        <w:rPr/>
      </w:r>
      <w:commentRangeEnd w:id="41"/>
      <w:r>
        <w:commentReference w:id="41"/>
      </w:r>
      <w:r>
        <w:rPr/>
        <w:t>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本方案坚持统筹规划、分步实施、急用先行、安全可控的原则，确保项目有序推进。项目建设内容包括数据中台、业务应用系统、安全保障体系和运营管理机制四个部分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技术路线采用云原生架构，基于微服务和容器化部署，支持弹性扩展和灰度发布。为深入贯彻落实国家关</w:t>
      </w:r>
      <w:commentRangeStart w:id="42"/>
      <w:r>
        <w:rPr/>
        <w:t>于数字经济高质量发展的决策部署，本项目围绕数据要素市场化配置改革开展系统研究。与周边城市相比，我市在数据开放数量和</w:t>
      </w:r>
      <w:r>
        <w:rPr/>
      </w:r>
      <w:commentRangeEnd w:id="42"/>
      <w:r>
        <w:commentReference w:id="42"/>
      </w:r>
      <w:r>
        <w:rPr/>
        <w:t>应用场景丰富度方面仍有一定差距。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768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43"/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  <w:commentRangeEnd w:id="43"/>
            <w:r>
              <w:commentReference w:id="43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841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583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2023</w:t>
            </w:r>
            <w:r>
              <w:rPr>
                <w:kern w:val="0"/>
                <w:szCs w:val="20"/>
              </w:rPr>
              <w:t>年全市规模以上工业增加值同比增长</w:t>
            </w:r>
            <w:r>
              <w:rPr>
                <w:kern w:val="0"/>
                <w:szCs w:val="20"/>
              </w:rPr>
              <w:t>6.8%</w:t>
            </w:r>
            <w:r>
              <w:rPr>
                <w:kern w:val="0"/>
                <w:szCs w:val="20"/>
              </w:rPr>
              <w:t>，高于全国平均水平</w:t>
            </w:r>
            <w:r>
              <w:rPr>
                <w:kern w:val="0"/>
                <w:szCs w:val="20"/>
              </w:rPr>
              <w:t>1.2</w:t>
            </w:r>
            <w:r>
              <w:rPr>
                <w:kern w:val="0"/>
                <w:szCs w:val="20"/>
              </w:rPr>
              <w:t>个百分点。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</w:t>
      </w:r>
      <w:commentRangeStart w:id="44"/>
      <w:r>
        <w:rPr/>
        <w:t>易、收益分配和安全治理制度。技术路线采用云原生架构，基于微服务和容器化部署，支持弹性扩展和灰度发布。通过调研发现，现有信息系统存在数据标准不统一、共享渠道不畅通</w:t>
      </w:r>
      <w:r>
        <w:rPr/>
      </w:r>
      <w:commentRangeEnd w:id="44"/>
      <w:r>
        <w:commentReference w:id="44"/>
      </w:r>
      <w:r>
        <w:rPr/>
        <w:t>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资金来源为市级财政资金，按照项目实施进度分年度拨付。需求分析阶段共走访了市直部门</w:t>
      </w:r>
      <w:r>
        <w:rPr/>
        <w:t>2</w:t>
      </w:r>
      <w:commentRangeStart w:id="45"/>
      <w:r>
        <w:rPr/>
        <w:t>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项。本方案坚持统筹规划、分步实施、急用</w:t>
      </w:r>
      <w:r>
        <w:rPr/>
      </w:r>
      <w:commentRangeEnd w:id="45"/>
      <w:r>
        <w:commentReference w:id="45"/>
      </w:r>
      <w:r>
        <w:rPr/>
        <w:t>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通过调研发现，现有信息系统存在数据标准不统一、共享渠道不畅通、应用场景不丰富等突出问题。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与周边城市相比，我市在数据开放数量和应用场景丰富度方面仍有一定差距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</w:t>
      </w:r>
      <w:commentRangeStart w:id="46"/>
      <w:commentRangeStart w:id="47"/>
      <w:r>
        <w:rPr/>
        <w:t>通过调研发现，现有信息系统存在数据标准不统一、共享渠道不畅通、应用场景不丰富等突出问题。项目建设内容包括数据中台、业务应用系统、安全</w:t>
      </w:r>
      <w:r>
        <w:rPr/>
      </w:r>
      <w:commentRangeEnd w:id="46"/>
      <w:r>
        <w:commentReference w:id="46"/>
      </w:r>
      <w:r>
        <w:rPr/>
      </w:r>
      <w:commentRangeEnd w:id="47"/>
      <w:r>
        <w:commentReference w:id="47"/>
      </w:r>
      <w:r>
        <w:rPr/>
        <w:t>保障体系和运营管理机制四个部分。资金来源为市级财政资金，按照项目实施进度分年度拨付。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</w:t>
      </w:r>
      <w:commentRangeStart w:id="48"/>
      <w:r>
        <w:rPr/>
        <w:t>”的思路，持续推动系统迭代升级。根据《关于构建数据基础制度更好发挥数据要素作用的意见》，应建立数据产权、流通交易、收益分配和安全治理制度。风险分析表明，项目主要面临技术选型、数据质量、进度控制和运维保障四类风险。本方案坚持统</w:t>
      </w:r>
      <w:r>
        <w:rPr/>
      </w:r>
      <w:commentRangeEnd w:id="48"/>
      <w:r>
        <w:commentReference w:id="48"/>
      </w:r>
      <w:r>
        <w:rPr/>
        <w:t>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效益分析显示，项目具有显著的社会效益和一定的经济效益，建设必要性充分。预计项目建成后，每年可节约行政成本约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以上。项目建设内容包括数据中台、业务应用系统、安全保障体系和运营管理机制四个部分。组织保障方面，成立由分管副市长任组长的项目建设领导小组，统筹协调重大事项。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效益分析显示，项目具有显著的社会效益和一定的经济效益，建设必要性充分。需求分析阶段共走访了市直部门</w:t>
      </w:r>
      <w:r>
        <w:rPr/>
        <w:t>23</w:t>
      </w:r>
      <w:r>
        <w:rPr/>
        <w:t>个、</w:t>
      </w:r>
      <w:commentRangeStart w:id="49"/>
      <w:commentRangeStart w:id="50"/>
      <w:r>
        <w:rPr/>
        <w:t>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项。本方案坚持统筹规划、分步实施、急用先行、安全可控的原则，确保项目有序推进。技术路线采用云原生架构，基于微服务和容器化部署，支</w:t>
      </w:r>
      <w:r>
        <w:rPr/>
      </w:r>
      <w:commentRangeEnd w:id="49"/>
      <w:r>
        <w:commentReference w:id="49"/>
      </w:r>
      <w:r>
        <w:rPr/>
      </w:r>
      <w:commentRangeEnd w:id="50"/>
      <w:r>
        <w:commentReference w:id="50"/>
      </w:r>
      <w:r>
        <w:rPr/>
        <w:t>持弹性扩展和灰度发布。组织保障方面，成立由分管副市长任组长的项目建设领导小组，统筹协调重大事项。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针对上述风险，本方案提出了相应的防范措施和应急预案，确保风险总体可控。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以上。本方案坚持统筹规划、分步实施</w:t>
      </w:r>
      <w:commentRangeStart w:id="51"/>
      <w:r>
        <w:rPr/>
        <w:t>、急用先行、安全可控的原则，确保项目有序推进。绩效目标包括产出指标、效益指标和满意度指标三类，共</w:t>
      </w:r>
      <w:r>
        <w:rPr/>
      </w:r>
      <w:commentRangeEnd w:id="51"/>
      <w:r>
        <w:commentReference w:id="51"/>
      </w:r>
      <w:r>
        <w:rPr/>
        <w:t>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建设内容包括数据中台、业务应用系统、安全保障体系和运营管理机制四个部分。下一步，将按照“边建设、边应用、边完善”的思路，持续推动系统迭代升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效益分析显示，项目具有显著的社会效益和一定的经济效益，建设必要性充分。运维保障采用“</w:t>
      </w:r>
      <w:r>
        <w:rPr/>
        <w:t>7×24</w:t>
      </w:r>
      <w:r>
        <w:rPr/>
        <w:t>小时”值守机制，重大故障响应时间</w:t>
      </w:r>
      <w:commentRangeStart w:id="52"/>
      <w:r>
        <w:rPr/>
        <w:t>不超过</w:t>
      </w:r>
      <w:r>
        <w:rPr/>
        <w:t>30</w:t>
      </w:r>
      <w:r>
        <w:rPr/>
        <w:t>分钟。本方案坚持统筹规划、分步实施、急用先行、安全可控</w:t>
      </w:r>
      <w:r>
        <w:rPr/>
      </w:r>
      <w:commentRangeEnd w:id="52"/>
      <w:r>
        <w:commentReference w:id="52"/>
      </w:r>
      <w:r>
        <w:rPr/>
        <w:t>的原则，确保项目有序推进。技术路线采用云原生架构，基于微服务和容器化部署，支持弹性扩展和灰度发布。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项。系统设计遵循高内聚、低耦合的原则，各子系统之间通过标准接口进行数据交换。风险分析表明，项目主要面临技术选型、数据质量、进度控制和运维保障四类风险。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</w:t>
      </w:r>
      <w:commentRangeStart w:id="53"/>
      <w:commentRangeStart w:id="54"/>
      <w:r>
        <w:rPr/>
        <w:t>。组织保障方面，成立由分管副市长任组长的项目建设领导小组，统筹协调重大事项。数据安全方面，严格落实网络安全等级保护</w:t>
      </w:r>
      <w:r>
        <w:rPr/>
        <w:t>2.</w:t>
      </w:r>
      <w:r>
        <w:rPr/>
      </w:r>
      <w:commentRangeEnd w:id="53"/>
      <w:r>
        <w:commentReference w:id="53"/>
      </w:r>
      <w:r>
        <w:rPr/>
      </w:r>
      <w:commentRangeEnd w:id="54"/>
      <w:r>
        <w:commentReference w:id="54"/>
      </w:r>
      <w:r>
        <w:rPr/>
        <w:t>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下一步，将按照“边建设、边应用、边完善”的思路，持续推动系统迭代升级。资金来源为市级财政资金，按照项目实施进度分年度拨付。下一步，将按照“边建设、边应用、边完善”的思路，持续推动系统迭代升级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本方案坚持统筹规划、分步实施、急用先行、安全可控的原则，确保项目有序推进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风险分析表明，项目主要面临技术选型、数据质量、进度控制和运维保障四类风险。本方案坚持统筹规划、分步实施、急用先行、安全可控的原则，确保项目有序推进。本方案坚持统筹规划、分步实施</w:t>
      </w:r>
      <w:commentRangeStart w:id="55"/>
      <w:r>
        <w:rPr/>
        <w:t>、急用先行、安全可控的原则，确保项目有序推进。预计项目建成后，每年可节约行政成本约</w:t>
      </w:r>
      <w:r>
        <w:rPr/>
        <w:t>1200</w:t>
      </w:r>
      <w:r>
        <w:rPr/>
        <w:t>万元，群众办事平均时长缩</w:t>
      </w:r>
      <w:r>
        <w:rPr/>
      </w:r>
      <w:commentRangeEnd w:id="55"/>
      <w:r>
        <w:commentReference w:id="55"/>
      </w:r>
      <w:r>
        <w:rPr/>
        <w:t>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以上。资金来源为市级财政资金，按照项目实施进度分年度拨付。通过调研发现，现有信息系统存在数据标准不统一、共享渠道不畅通、应用场景不丰富等突出问</w:t>
      </w:r>
      <w:commentRangeStart w:id="56"/>
      <w:commentRangeStart w:id="57"/>
      <w:r>
        <w:rPr/>
        <w:t>题。风险分析表明，项目主要面临技术选型、数据质量、进度控制和运维保障四类风险。项目总投资估算为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</w:r>
      <w:commentRangeEnd w:id="56"/>
      <w:r>
        <w:commentReference w:id="56"/>
      </w:r>
      <w:r>
        <w:rPr/>
      </w:r>
      <w:commentRangeEnd w:id="57"/>
      <w:r>
        <w:commentReference w:id="57"/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与周边城市相比，我市在数据开放数量和应用场景丰富度方面仍有一定差距。根据《关于构建数据基础制度更好发挥数据要素作用的意见》，应建立数据产权、流通交易、收益分配和安全治理制度。资金来源为市级财政资金，按照项目实施进度分年度拨付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组织保障方面，成立由分管副市长任组长的项目建设领导小组，统筹协调重大事项。项目建设内容包括数据中台</w:t>
      </w:r>
      <w:commentRangeStart w:id="58"/>
      <w:commentRangeStart w:id="59"/>
      <w:r>
        <w:rPr/>
        <w:t>、业务应用系统、安全保障体系和运营管理机制四个部分。根据《关于构建数据基础制度更好发挥数据要素作用的意见》，应建立数据产权、流通交易、收益分配和安全治理制度。为深入贯彻落实国家关于</w:t>
      </w:r>
      <w:r>
        <w:rPr/>
      </w:r>
      <w:commentRangeEnd w:id="58"/>
      <w:r>
        <w:commentReference w:id="58"/>
      </w:r>
      <w:r>
        <w:rPr/>
      </w:r>
      <w:commentRangeEnd w:id="59"/>
      <w:r>
        <w:commentReference w:id="59"/>
      </w:r>
      <w:r>
        <w:rPr/>
        <w:t>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根据《关于构建数据基础制度更好发挥数据要素作用的意见》，应建立数据产权、流通交易、收益分配和安全治理制度。与周边城市相比，我市在数据开放数量和应用场景丰富度方面仍有一定差距。通过调研发现，现有信息系统存在数据标准不统一、共享渠道不畅通、应用场景不丰富等突出问题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下一步，将按照“边建设、边应用、边完善”的思路，持续推动系统迭代升级。参照国家标准</w:t>
      </w:r>
      <w:r>
        <w:rPr/>
        <w:t>GB/T 36073-2018</w:t>
      </w:r>
      <w:r>
        <w:rPr/>
        <w:t>《数据管理能力成熟度评估模型》，开展数据管理能力评估。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60"/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  <w:commentRangeEnd w:id="60"/>
            <w:r>
              <w:commentReference w:id="60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389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绩效目标包括产出指标、效益指标和满意度指标三类，共设置二级指标</w:t>
            </w:r>
            <w:r>
              <w:rPr>
                <w:kern w:val="0"/>
                <w:szCs w:val="20"/>
              </w:rPr>
              <w:t>12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121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为深入贯彻落实国家关于数字经济高质量发展的决策部署，本项目围绕数据要素市场化配置改革开展系统研究。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3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3.1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要求，对敏感数据实施分类分级管理。组织保障方面，成立由分管副市长任组长的项目建设领导小组，统筹协调重大事项。项目总投</w:t>
      </w:r>
      <w:commentRangeStart w:id="61"/>
      <w:r>
        <w:rPr/>
        <w:t>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</w:t>
      </w:r>
      <w:r>
        <w:rPr/>
      </w:r>
      <w:commentRangeEnd w:id="61"/>
      <w:r>
        <w:commentReference w:id="61"/>
      </w:r>
      <w:r>
        <w:rPr/>
        <w:t>效益，建设必要性充分。本方案坚持统筹规划、分步实施、急用先行、安全可控的原则，确保项目有序推进。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技术路线采用云原生架构，基于微服务和容器化部署，支持弹性扩展和灰度发布。绩效目标包括产出指标、效益指标和满意度指标三类，共设置二级指标</w:t>
      </w:r>
      <w:r>
        <w:rPr/>
        <w:t>12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系统设计遵循高内聚、低耦合的原则，各子系统之间通过标准接口进行数据交换。技术路线采用云原生架构，基于微服务和容器化部署，支持弹性扩展和灰度发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个百分点。需求分析阶段共走访了市直部门</w:t>
      </w:r>
      <w:r>
        <w:rPr/>
        <w:t>23</w:t>
      </w:r>
      <w:r>
        <w:rPr/>
        <w:t>个、区县政府</w:t>
      </w:r>
      <w:commentRangeStart w:id="62"/>
      <w:r>
        <w:rPr/>
        <w:t>9</w:t>
      </w:r>
      <w:r>
        <w:rPr/>
        <w:t>个，收集各类业务需求</w:t>
      </w:r>
      <w:r>
        <w:rPr/>
        <w:t>186</w:t>
      </w:r>
      <w:r>
        <w:rPr/>
        <w:t>项。效益分析显示，项目具有显著的社会效益和一定的经济效益，建设必要性充分。通过调研发现，现有信息系统存在数据标准不统一、共享渠道不畅通、应用场景不丰富等突出问题。为深入贯彻落实国家关于数字</w:t>
      </w:r>
      <w:r>
        <w:rPr/>
      </w:r>
      <w:commentRangeEnd w:id="62"/>
      <w:r>
        <w:commentReference w:id="62"/>
      </w:r>
      <w:r>
        <w:rPr/>
        <w:t>经济高质量发展的决策部署，本项目围绕数据要素市场化配置改革开展系统研究。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资金来源为市级财政资金，按照项目实施进度分年度拨付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资金来源为市级财政资金，按照项目实施进度分年度拨付。绩效目标包括产出指标、效益指标和满意度指标三类，共设置二级指标</w:t>
      </w:r>
      <w:r>
        <w:rPr/>
        <w:t>12</w:t>
      </w:r>
      <w:r>
        <w:rPr/>
        <w:t>项。通过调研发现，现有信息系统存在数据标准不统一、共享渠道不畅通、应用场景不丰富等突出问题。本方案</w:t>
      </w:r>
      <w:commentRangeStart w:id="63"/>
      <w:r>
        <w:rPr/>
        <w:t>坚持统筹规划、分步实施、急用先行、安全可控的原则，确保项目有序推进。系统设计遵循高内聚、低耦合的原则，各子系统之间通过标准接口进行数据交换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</w:t>
      </w:r>
      <w:r>
        <w:rPr/>
      </w:r>
      <w:commentRangeEnd w:id="63"/>
      <w:r>
        <w:commentReference w:id="63"/>
      </w: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据质量、进度控制和运维保障四类风险。资金来源为市级财政资金，按照项目实施进度分年度拨付。风险分析表明，项目主要面临技术选型、数据质量、进度控制和运维保障四类风险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万元。针对上述风险，本方案提出了相应的防范措施和应急预案，确保风险总体可控。系统设计遵循高内聚、低耦合的原则，各子系统</w:t>
      </w:r>
      <w:commentRangeStart w:id="64"/>
      <w:r>
        <w:rPr/>
        <w:t>之间通过标准接口进行数据交换。项目总投资估算为</w:t>
      </w:r>
      <w:r>
        <w:rPr/>
        <w:t>3</w:t>
      </w:r>
      <w:r>
        <w:rPr/>
      </w:r>
      <w:commentRangeEnd w:id="64"/>
      <w:r>
        <w:commentReference w:id="64"/>
      </w:r>
      <w:r>
        <w:rPr/>
        <w:t>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系统设计遵循高内聚、低耦合的原则，各子系统之间通过标准接口进行数据交换。本方案坚持统筹规划、分步实施、急用先行、安全可控的原则，确保项目有序推进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3.2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效益分析显示，项目具有显著的社会效益和一定的经济效益，建设必要性充分。资金来源为市级财政资金，按照项目实施进度分年度拨付。参照国家标准</w:t>
      </w:r>
      <w:r>
        <w:rPr/>
        <w:t>GB/T 36073-2018</w:t>
      </w:r>
      <w:r>
        <w:rPr/>
        <w:t>《数据管理能力成熟度评估模型》，开展数据管理能力</w:t>
      </w:r>
      <w:commentRangeStart w:id="65"/>
      <w:commentRangeStart w:id="66"/>
      <w:r>
        <w:rPr/>
        <w:t>评估。下一步，将按照“边建设、边应用、边完善”的思路，持续推动系统迭代升级。下一步，将按照“边建设</w:t>
      </w:r>
      <w:r>
        <w:rPr/>
      </w:r>
      <w:commentRangeEnd w:id="65"/>
      <w:r>
        <w:commentReference w:id="65"/>
      </w:r>
      <w:r>
        <w:rPr/>
      </w:r>
      <w:commentRangeEnd w:id="66"/>
      <w:r>
        <w:commentReference w:id="66"/>
      </w:r>
      <w:r>
        <w:rPr/>
        <w:t>、边应用、边完善”的思路，持续推动系统迭代升级。资金来源为市级财政资金，按照项目实施进度分年度拨付。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术选型、数据质量、进度控制和运维保障四类风险。技术路线采用云原生架构，基于微服务和容器化部署，支持弹性扩展和灰度发布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通过调研发现，现有信息系统存在数据标准不统一、共享渠道不畅通、应用场景不丰富等突出问题。项目建设内容包</w:t>
      </w:r>
      <w:commentRangeStart w:id="67"/>
      <w:r>
        <w:rPr/>
        <w:t>括数据中台、业务应用系统、安全保障体系和运营管理机制四个部分。项目建设内容包括数据中台、业务应用系统、安全保障体系和运</w:t>
      </w:r>
      <w:r>
        <w:rPr/>
      </w:r>
      <w:commentRangeEnd w:id="67"/>
      <w:r>
        <w:commentReference w:id="67"/>
      </w:r>
      <w:r>
        <w:rPr/>
        <w:t>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效益分析显示，项目具有显著的社会效益和一定的经济效益，建设必要性充分。数据安全方面，严格落实网络安全等级保护</w:t>
      </w:r>
      <w:r>
        <w:rPr/>
        <w:t>2.0</w:t>
      </w:r>
      <w:r>
        <w:rPr/>
        <w:t>要求，对敏感数据实施分类分级管理。运维保障采用“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分钟。通过调研发现，现有信息系统存在数据标准不统一、共享渠道不畅通、应用场景不丰富等突出问题。绩效目标包括产出指标、效益指标和满意度指标三类，共设置二级指标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系统设计遵循高内聚、低耦合的原则，各子系统之间通过标准接口进行数据交换。效益分析显示，项目具有显著的社会效益和一定的经济效益，建设必要性充分。参照国家标准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分钟。组织保障方面，成立由分管副市长任组长的项目建设领导小组，统筹协调重大事项。系统设计遵循高内聚、低</w:t>
      </w:r>
      <w:commentRangeStart w:id="68"/>
      <w:r>
        <w:rPr/>
        <w:t>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</w:t>
      </w:r>
      <w:r>
        <w:rPr/>
      </w:r>
      <w:commentRangeEnd w:id="68"/>
      <w:r>
        <w:commentReference w:id="68"/>
      </w:r>
      <w:r>
        <w:rPr/>
        <w:t>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通过调研发现，现有信息系统存在数据标准不统一、共享渠道不畅通、应用场景不丰富等突出问题。下一步，将按照“边建设、边应用、边完善”的思路，持续推动系统迭代升级。</w:t>
      </w:r>
      <w:commentRangeStart w:id="69"/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</w:t>
      </w:r>
      <w:r>
        <w:rPr/>
      </w:r>
      <w:commentRangeEnd w:id="69"/>
      <w:r>
        <w:commentReference w:id="69"/>
      </w:r>
      <w:r>
        <w:rPr/>
        <w:t>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分钟。组织保障方面，成立由分管副市长任组长的项目建设领导小组，统筹协调重大事项。风险分析表明，项目主要面临技术选型、数据质量、进度控制和运维保障四类风险。参照国家标准</w:t>
      </w:r>
      <w:r>
        <w:rPr/>
        <w:t>GB/T 36073-2018</w:t>
      </w:r>
      <w:r>
        <w:rPr/>
        <w:t>《数据管理能力成熟度评估模型》，开展数据管理能力评估。项目总投资估算为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commentRangeStart w:id="70"/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万元。技术路线采用云原生架构，基于微服务和容器化部署，支持弹性扩展和灰度发布。与周边城市相比，我市在数据开放数</w:t>
      </w:r>
      <w:r>
        <w:rPr/>
      </w:r>
      <w:commentRangeEnd w:id="70"/>
      <w:r>
        <w:commentReference w:id="70"/>
      </w:r>
      <w:r>
        <w:rPr/>
        <w:t>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资金来源为市级财政资金，按照项目实施进度分年度拨付。项目建设内容包括数据中台、业务应用系统、安全保障体系和运营管理机制四个部分。组织保障方面，成立由分管副市长任组长的项目建设领导小组，统筹协调重大事项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</w:t>
      </w:r>
      <w:commentRangeStart w:id="71"/>
      <w:r>
        <w:rPr/>
        <w:t>2</w:t>
      </w:r>
      <w:r>
        <w:rPr/>
        <w:t>个百分点。组织保障方面，成立由分管副市长任组长的项目建设领导小组，统筹协调重大事项。系统设计遵循高内聚、低耦合的原则，各子系统之间通过标准接口进行数据交换。</w:t>
      </w:r>
      <w:r>
        <w:rPr/>
      </w:r>
      <w:commentRangeEnd w:id="71"/>
      <w:r>
        <w:commentReference w:id="71"/>
      </w:r>
      <w:r>
        <w:rPr/>
        <w:t>为深入贯彻落实国家关于数字经济高质量发展的决策部署，本项目围绕数据要素市场化配置改革开展系统研究。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72"/>
            <w:commentRangeStart w:id="73"/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  <w:r>
              <w:rPr>
                <w:kern w:val="0"/>
                <w:szCs w:val="20"/>
              </w:rPr>
            </w:r>
            <w:commentRangeEnd w:id="72"/>
            <w:r>
              <w:commentReference w:id="72"/>
            </w:r>
            <w:commentRangeEnd w:id="73"/>
            <w:r>
              <w:commentReference w:id="73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467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748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2023</w:t>
            </w:r>
            <w:r>
              <w:rPr>
                <w:kern w:val="0"/>
                <w:szCs w:val="20"/>
              </w:rPr>
              <w:t>年全市规模以上工业增加值同比增长</w:t>
            </w:r>
            <w:r>
              <w:rPr>
                <w:kern w:val="0"/>
                <w:szCs w:val="20"/>
              </w:rPr>
              <w:t>6.8%</w:t>
            </w:r>
            <w:r>
              <w:rPr>
                <w:kern w:val="0"/>
                <w:szCs w:val="20"/>
              </w:rPr>
              <w:t>，高于全国平均水平</w:t>
            </w:r>
            <w:r>
              <w:rPr>
                <w:kern w:val="0"/>
                <w:szCs w:val="20"/>
              </w:rPr>
              <w:t>1.2</w:t>
            </w:r>
            <w:r>
              <w:rPr>
                <w:kern w:val="0"/>
                <w:szCs w:val="20"/>
              </w:rPr>
              <w:t>个百分点。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3.3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效益分析显示，项目具有显著的社会效益和一定的经济效益，建设必要性充分。组织保障方面，成立由分管副市长任组长的项目建设领导小组，统筹协调重大事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步实施、急用先行、安全可控的原则，确保项目有序推进。通过调研发现，现有信息系统存在数据标准不统一、共享渠道不畅通、应用场景不丰富等突出问题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技术路线采用云原生架构，基于微服务和容器化部署，支持弹性扩展和灰度发布。根据《关于构建数据基础制度更好发挥数据要素作用的意见》，应建立数据产权、流通交易、收益分配和安全治理制度</w:t>
      </w:r>
      <w:commentRangeStart w:id="74"/>
      <w:commentRangeStart w:id="75"/>
      <w:r>
        <w:rPr/>
        <w:t>。项目建设内容包括数据中台、业务应用系统、安全保障体系和运营管理机制四个部分。组织保障方面，成立由分管副市长任组长的项目建设领导小组，统筹协调重大事项。技术路线采用云原</w:t>
      </w:r>
      <w:r>
        <w:rPr/>
      </w:r>
      <w:commentRangeEnd w:id="74"/>
      <w:r>
        <w:commentReference w:id="74"/>
      </w:r>
      <w:r>
        <w:rPr/>
      </w:r>
      <w:commentRangeEnd w:id="75"/>
      <w:r>
        <w:commentReference w:id="75"/>
      </w:r>
      <w:r>
        <w:rPr/>
        <w:t>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《数据管理能力成熟度评估模型》，开展数据管理能力评估。数据安全方面，严格落实网络安全等级保护</w:t>
      </w:r>
      <w:r>
        <w:rPr/>
        <w:t>2.0</w:t>
      </w:r>
      <w:r>
        <w:rPr/>
        <w:t>要求，对敏感数据实施分类分级管理。数据安全方面，严格落实网络安全等级保护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根据《关于构建数据基础制度更好发挥数据要素作用的意见》，应建立数据产权、流通交易、收益分配和安全治理制度。运维保障采用“</w:t>
      </w:r>
      <w:r>
        <w:rPr/>
        <w:t>7×</w:t>
      </w:r>
      <w:commentRangeStart w:id="76"/>
      <w:r>
        <w:rPr/>
        <w:t>24</w:t>
      </w:r>
      <w:r>
        <w:rPr/>
        <w:t>小时”值守机制，重大故障响应时间不超过</w:t>
      </w:r>
      <w:r>
        <w:rPr/>
        <w:t>30</w:t>
      </w:r>
      <w:r>
        <w:rPr/>
        <w:t>分钟。绩效目标包括产出指标、效益指标和满意度指标三类，共设置二级指标</w:t>
      </w:r>
      <w:r>
        <w:rPr/>
        <w:t>12</w:t>
      </w:r>
      <w:r>
        <w:rPr/>
        <w:t>项。系统设计遵循高内聚、低耦合的原则，各子系统之间通过标准接口进行数据交换。系统设计遵循高内聚、低耦合的原则，各子系统之间通过标准接口进行数据交换。项目总投资估算为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</w:t>
      </w:r>
      <w:r>
        <w:rPr/>
      </w:r>
      <w:commentRangeEnd w:id="76"/>
      <w:r>
        <w:commentReference w:id="76"/>
      </w:r>
      <w:r>
        <w:rPr/>
        <w:t>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根据《关于构建数据基础制度更好发挥数据要素作用的意见》，应建立数据产权、流通交易、收益分配和安全治理制度。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针对上述风险，本方案提出了相应的防范措施和应急预案，确保风险总体可控。项目建设内容包括数据中台、业务应用系统、安全保障体系和运营管理机制四个部分。</w:t>
      </w:r>
      <w:r>
        <w:rPr/>
        <w:t>2023</w:t>
      </w:r>
      <w:commentRangeStart w:id="77"/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</w:t>
      </w:r>
      <w:r>
        <w:rPr/>
      </w:r>
      <w:commentRangeEnd w:id="77"/>
      <w:r>
        <w:commentReference w:id="77"/>
      </w:r>
      <w:r>
        <w:rPr/>
        <w:t>照“边建设、边应用、边完善”的思路，持续推动系统迭代升级。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下一步，将按照“边建设、边应用、边完善”的思路，持续推动系统迭代升级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系统设计遵循高内聚、低耦合的原则，各子系统之间通过标准接口进行数据交换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下一步，将按照“边建设、边应用、边完善”的思路，持续推动系统迭代升级。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以上。参照国家标准</w:t>
      </w:r>
      <w:r>
        <w:rPr/>
        <w:t>GB/T 36073-2018</w:t>
      </w:r>
      <w:r>
        <w:rPr/>
        <w:t>《数据管理能力成熟度评估模型》，开展数据管理能力评估。与周边城市相比，我市在数据开放数量和应用场景丰富度方面仍有一定差距。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为深入贯彻落实国家关于数字经济高质量发展的决策部署，本项目围绕数据要素市场化配置改革开展系统研究。运维保障采用“</w:t>
      </w:r>
      <w:r>
        <w:rPr/>
        <w:t>7×24</w:t>
      </w:r>
      <w:r>
        <w:rPr/>
        <w:t>小时”值守机制，</w:t>
      </w:r>
      <w:commentRangeStart w:id="78"/>
      <w:r>
        <w:rPr/>
        <w:t>重大故障响应时间不超过</w:t>
      </w:r>
      <w:r>
        <w:rPr/>
        <w:t>30</w:t>
      </w:r>
      <w:r>
        <w:rPr/>
        <w:t>分钟。资金来源为市级财政资金，按照项目实施进度分年度拨付。运维保障采用“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</w:t>
      </w:r>
      <w:r>
        <w:rPr/>
      </w:r>
      <w:commentRangeEnd w:id="78"/>
      <w:r>
        <w:commentReference w:id="78"/>
      </w:r>
      <w:r>
        <w:rPr/>
        <w:t>统研究。参照国家标准</w:t>
      </w:r>
      <w:r>
        <w:rPr/>
        <w:t>GB/T 36073-2018</w:t>
      </w:r>
      <w:r>
        <w:rPr/>
        <w:t>《数据管理能力成熟度评估模型》，开展数据管理能力评估。项目总投资估算为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3.4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下一步，将按照“边建设、边应用、边完善”的思路，持续推动系统迭代升级。数据安全方面，严格落实网络安全等级</w:t>
      </w:r>
      <w:commentRangeStart w:id="79"/>
      <w:r>
        <w:rPr/>
        <w:t>保护</w:t>
      </w:r>
      <w:r>
        <w:rPr/>
        <w:t>2.0</w:t>
      </w:r>
      <w:r>
        <w:rPr/>
        <w:t>要求，对敏感数据实施分类分级管理。根据《关于构建数据基础制度更好发挥数据要素作用的意见》，应建立数据产权、流通交易、收益分配和安全治理制度。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</w:t>
      </w:r>
      <w:r>
        <w:rPr/>
      </w:r>
      <w:commentRangeEnd w:id="79"/>
      <w:r>
        <w:commentReference w:id="79"/>
      </w:r>
      <w:r>
        <w:rPr/>
        <w:t>全国平均水平</w:t>
      </w:r>
      <w:r>
        <w:rPr/>
        <w:t>1.2</w:t>
      </w:r>
      <w:r>
        <w:rPr/>
        <w:t>个百分点。下一步，将按照“边建设、边应用、边完善”的思路，持续推动系统迭代升级。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以上。下一步，将按照“边建设、边应用、边完善”的思路，持续推动系统迭代</w:t>
      </w:r>
      <w:commentRangeStart w:id="80"/>
      <w:r>
        <w:rPr/>
        <w:t>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个百分点。技术路线采用云原生架构</w:t>
      </w:r>
      <w:r>
        <w:rPr/>
      </w:r>
      <w:commentRangeEnd w:id="80"/>
      <w:r>
        <w:commentReference w:id="80"/>
      </w:r>
      <w:r>
        <w:rPr/>
        <w:t>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绩效目标包括产出指标、效益指标和满意度指标三类，共设置二级指标</w:t>
      </w:r>
      <w:r>
        <w:rPr/>
        <w:t>12</w:t>
      </w:r>
      <w:r>
        <w:rPr/>
        <w:t>项。通过调研发现，现有信息系统存在数据标准不统一、共享渠道不畅通、应用场景不丰富等突出问题。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</w:t>
      </w:r>
      <w:commentRangeStart w:id="81"/>
      <w:r>
        <w:rPr/>
        <w:t>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万元。预计项目建成后，每年可节约行政成本约</w:t>
      </w:r>
      <w:r>
        <w:rPr/>
        <w:t>1200</w:t>
      </w:r>
      <w:r>
        <w:rPr/>
        <w:t>万元，群众办事</w:t>
      </w:r>
      <w:r>
        <w:rPr/>
      </w:r>
      <w:commentRangeEnd w:id="81"/>
      <w:r>
        <w:commentReference w:id="81"/>
      </w:r>
      <w:r>
        <w:rPr/>
        <w:t>平均时长缩短</w:t>
      </w:r>
      <w:r>
        <w:rPr/>
        <w:t>40%</w:t>
      </w:r>
      <w:r>
        <w:rPr/>
        <w:t>以上。需求分析阶段共走访了市直部门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组织保障方面，成立由分管副市长任组长的项目建设领导小组，统筹协调重大事项。与周边城市相比，我市在数据开放数量和应用场景丰富度方面仍有一定差距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项。效益分析显示，项目具有显著的社会效益和一定的经济效</w:t>
      </w:r>
      <w:commentRangeStart w:id="82"/>
      <w:r>
        <w:rPr/>
        <w:t>益，建设必要性充分。组织保障方面，成立</w:t>
      </w:r>
      <w:r>
        <w:rPr/>
      </w:r>
      <w:commentRangeEnd w:id="82"/>
      <w:r>
        <w:commentReference w:id="82"/>
      </w:r>
      <w:r>
        <w:rPr/>
        <w:t>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下一步，将按照“边建设、边应用、边完善”的思路，持续推动系统迭代升级。效益分析显示，项目具有显著的社会效益和一定的经济效益，建设必要性充分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根据《关于构建数据基础制度更好发挥数据要素作用的意见》，应建立数据产权、流通交易、收益分配和安全治理制度。项目总投资估算为</w:t>
      </w:r>
      <w:commentRangeStart w:id="83"/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</w:t>
      </w:r>
      <w:r>
        <w:rPr/>
      </w:r>
      <w:commentRangeEnd w:id="83"/>
      <w:r>
        <w:commentReference w:id="83"/>
      </w:r>
      <w:r>
        <w:rPr/>
        <w:t>元。技术路线采用云原生架构，基于微服务和容器化部署，支持弹性扩展和灰度发布。针对上述风险，本方案提出了相应的防范措施和应急预案，确保风险总体可控。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以上。系统设计遵循高内聚、低耦合的原则，各子系统之间通过标准接口进行数据交换。效益分析显示，项目具有显著的社会效益和一定的经济效益，建设必要性充分。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个百分点。本方案坚持统筹规划、分步实施、急用先行、安全可控的原则，确保项目有序推进。风险分析表明，项目主要面临技术选型、数据质量、进度控制和运维保障四类风险。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401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84"/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  <w:commentRangeEnd w:id="84"/>
            <w:r>
              <w:commentReference w:id="84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851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为深入贯彻落实国家关于数字经济高质量发展的决策部署，本项目围绕数据要素市场化配置改革开展系统研究。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285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4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4.1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根据《关于构建数据基础制度更好发挥数据要素作用的意见》，应建立数据产权、流通交易、收益分配和</w:t>
      </w:r>
      <w:commentRangeStart w:id="85"/>
      <w:r>
        <w:rPr/>
        <w:t>安全治理制度。资金来源为市级财政资金，按照项目实施进度分年度拨付。本方案坚持统筹规划、分步实施、急用先行、安全可控的原则，确保项目有序推进。</w:t>
      </w:r>
      <w:r>
        <w:rPr/>
      </w:r>
      <w:commentRangeEnd w:id="85"/>
      <w:r>
        <w:commentReference w:id="85"/>
      </w:r>
      <w:r>
        <w:rPr/>
        <w:t>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项目建设内容包括数据中台、业务应用系统、安全保障体系和运营管理机制四个部分。本方案坚持统筹规划、分步实施、急用先行、</w:t>
      </w:r>
      <w:commentRangeStart w:id="86"/>
      <w:commentRangeStart w:id="87"/>
      <w:r>
        <w:rPr/>
        <w:t>安全可控的原则，确保项目有序推进。根据《关于构建数据基础制度更好发挥数据要素作用的意见》，应</w:t>
      </w:r>
      <w:r>
        <w:rPr/>
      </w:r>
      <w:commentRangeEnd w:id="86"/>
      <w:r>
        <w:commentReference w:id="86"/>
      </w:r>
      <w:r>
        <w:rPr/>
      </w:r>
      <w:commentRangeEnd w:id="87"/>
      <w:r>
        <w:commentReference w:id="87"/>
      </w:r>
      <w:r>
        <w:rPr/>
        <w:t>建立数据产权、流通交易、收益分配和安全治理制度。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作用的意见》，应建立数据产权、流通交易、收益分配和安全治理制度。资金来源为市级财政资金，按照项目实施进度分年度拨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项。效益分析显示，项目具有显著的社会效益和一定的经济效益，建设必要性充分。系统设计遵循高内聚、低耦合的原则，各子系统之间通过标准接口进行数据交换。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以上。根据《关于构建数</w:t>
      </w:r>
      <w:commentRangeStart w:id="88"/>
      <w:r>
        <w:rPr/>
        <w:t>据基础制度更好发挥数据要素作用的意见》，应建立数据产权、流通交易、收益分配和安全治理制度。为深入贯彻落实国家关于数字经济高质量发展的决策部署，本项目围绕数据要素市场化配置改革开展系统研究。本方案坚持统筹规划、分步实施、急用先行、安全可</w:t>
      </w:r>
      <w:r>
        <w:rPr/>
      </w:r>
      <w:commentRangeEnd w:id="88"/>
      <w:r>
        <w:commentReference w:id="88"/>
      </w:r>
      <w:r>
        <w:rPr/>
        <w:t>控的原则，确保项目有序推进。技术路线采用云原生架构，基于微服务和容器化部署，支持弹性扩展和灰度发布。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《数据管理能力成熟度评估模型》，开展数据管理能力评估。参照国家标准</w:t>
      </w:r>
      <w:r>
        <w:rPr/>
        <w:t>GB/T 36073-2018</w:t>
      </w:r>
      <w:r>
        <w:rPr/>
        <w:t>《数据管理能力成熟度评估模型》，开展数据管理能力评估。运维保障采用“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</w:t>
      </w:r>
      <w:commentRangeStart w:id="89"/>
      <w:r>
        <w:rPr/>
        <w:t>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项。技术路线采用云原生架构，基于微服务和容器化部署，支持弹性扩展和灰度发布。需求</w:t>
      </w:r>
      <w:r>
        <w:rPr/>
      </w:r>
      <w:commentRangeEnd w:id="89"/>
      <w:r>
        <w:commentReference w:id="89"/>
      </w:r>
      <w:r>
        <w:rPr/>
        <w:t>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技术路线采用云原生架构，基于微服务和容器化部署，支持弹性扩展和灰度发布。资金来源为市级财政资金，按照项目实施进度分年度拨付。下一步，将按照“边建设、边应用、边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针对上述风险，本方案提出了相应的防范措施和应急预案，确保风险总体可控。绩效目标包括产出</w:t>
      </w:r>
      <w:commentRangeStart w:id="90"/>
      <w:r>
        <w:rPr/>
        <w:t>指标、效益指标和满意度指标三类，共设置二级指标</w:t>
      </w:r>
      <w:r>
        <w:rPr/>
        <w:t>12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下一步，将按照“边建设、边应用、边完善”的思路，持续推动系统迭代升级。风险分析表明，项目主要面临技术选型</w:t>
      </w:r>
      <w:r>
        <w:rPr/>
      </w:r>
      <w:commentRangeEnd w:id="90"/>
      <w:r>
        <w:commentReference w:id="90"/>
      </w:r>
      <w:r>
        <w:rPr/>
        <w:t>、数据质量、进度控制和运维保障四类风险。风险分析表明，项目主要面临技术选型、数据质量、进度控制和运维保障四类风险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效益分析显示，项目具有显著的社会效益和一定的经济效益，建设必要性充分。绩效目标包括产出指标、效益指标和满意度指标三类，共设置二级指标</w:t>
      </w:r>
      <w:r>
        <w:rPr/>
        <w:t>1</w:t>
      </w:r>
      <w:commentRangeStart w:id="91"/>
      <w:commentRangeStart w:id="92"/>
      <w:r>
        <w:rPr/>
        <w:t>2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根据《关于构建数据基础制度更好发挥数据要素作用的意见》，应建立数据产权、流通交易、收益分配和安全治理制度。数据安全方面，严格落实网络安全等级保护</w:t>
      </w:r>
      <w:r>
        <w:rPr/>
        <w:t>2.0</w:t>
      </w:r>
      <w:r>
        <w:rPr/>
        <w:t>要</w:t>
      </w:r>
      <w:r>
        <w:rPr/>
      </w:r>
      <w:commentRangeEnd w:id="91"/>
      <w:r>
        <w:commentReference w:id="91"/>
      </w:r>
      <w:r>
        <w:rPr/>
      </w:r>
      <w:commentRangeEnd w:id="92"/>
      <w:r>
        <w:commentReference w:id="92"/>
      </w:r>
      <w:r>
        <w:rPr/>
        <w:t>求，对敏感数据实施分类分级管理。系统设计遵循高内聚、低耦合的原则，各子系统之间通过标准接口进行数据交换。项目总投资估算为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4.2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效益分析显示，项目具有显著的社会效益和一定的经济效益，建设必要性充分。技术路线采用云原生架构，基于微服务和容器化部署，支持弹性扩展和灰度发布。项目建设内容包括数据中台、</w:t>
      </w:r>
      <w:commentRangeStart w:id="93"/>
      <w:r>
        <w:rPr/>
        <w:t>业务应用系统、安全保障体系和</w:t>
      </w:r>
      <w:r>
        <w:rPr/>
      </w:r>
      <w:commentRangeEnd w:id="93"/>
      <w:r>
        <w:commentReference w:id="93"/>
      </w:r>
      <w:r>
        <w:rPr/>
        <w:t>运营管理机制四个部分。与周边城市相比，我市在数据开放数量和应用场景丰富度方面仍有一定差距。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为深入贯彻落实国家关于数字经济高质量发展的决策部署，本项目围绕数据要素市场化配置改革开展系统研究。效益分析显示，项目具有显著的社会效益和一定的经济效益，建设必要性充分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下一步，将按照“边建设、边应用、边完善”的思路，持续推动系统迭代升级。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</w:t>
      </w:r>
      <w:commentRangeStart w:id="94"/>
      <w:commentRangeStart w:id="95"/>
      <w:r>
        <w:rPr/>
        <w:t>长任组长的项目建设领导小组，统筹协调重大事项。组</w:t>
      </w:r>
      <w:r>
        <w:rPr/>
      </w:r>
      <w:commentRangeEnd w:id="94"/>
      <w:r>
        <w:commentReference w:id="94"/>
      </w:r>
      <w:r>
        <w:rPr/>
      </w:r>
      <w:commentRangeEnd w:id="95"/>
      <w:r>
        <w:commentReference w:id="95"/>
      </w:r>
      <w:r>
        <w:rPr/>
        <w:t>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项。效益分析显示，项目具有显著的社会效益和一定的经济效益，建设必要性充分。针对上述风险，本方案提出了相应的防范措施和应急预案，确保风险总体可控。需求分析阶段共走访</w:t>
      </w:r>
      <w:commentRangeStart w:id="96"/>
      <w:r>
        <w:rPr/>
        <w:t>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项。根据《关于构建数据基础制度更好发挥数据要素</w:t>
      </w:r>
      <w:r>
        <w:rPr/>
      </w:r>
      <w:commentRangeEnd w:id="96"/>
      <w:r>
        <w:commentReference w:id="96"/>
      </w:r>
      <w:r>
        <w:rPr/>
        <w:t>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技术路线采用云原生架构，基于微服务和容器化部署，支持弹性扩展和灰度发布。与周边城市相比，我市在数据开放数量和应用场景丰富度方面仍有一定差距。参照国家标准</w:t>
      </w:r>
      <w:r>
        <w:rPr/>
        <w:t>GB/</w:t>
      </w:r>
      <w:commentRangeStart w:id="97"/>
      <w:r>
        <w:rPr/>
        <w:t>T 36073-2018</w:t>
      </w:r>
      <w:r>
        <w:rPr/>
        <w:t>《数据管理能力成熟度评估模型》，开展数据管理能力评估。需求分析阶段</w:t>
      </w:r>
      <w:r>
        <w:rPr/>
      </w:r>
      <w:commentRangeEnd w:id="97"/>
      <w:r>
        <w:commentReference w:id="97"/>
      </w:r>
      <w:r>
        <w:rPr/>
        <w:t>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资金来源为市级财政资金，按照项目实施进度分年度拨付。为深入贯彻落实国家关于数字经济高质量发展的决策部署，本项目围绕数据要素市场化配置改革开展系统研究。效益分析显示，项目具有显著的社会效益和一定的经济效益，建设必要性充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万元。与周边城市相比，我市在数据开放数量和应用场景丰富度方面仍有一定差距。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下一步，将按照“边建设、边应用、边完善”的思路，持续推动系统迭代升级。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531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98"/>
            <w:commentRangeStart w:id="99"/>
            <w:r>
              <w:rPr>
                <w:kern w:val="0"/>
                <w:szCs w:val="20"/>
              </w:rPr>
              <w:t>下一步，将按照“边建设、边应用、边完善”的思路，持续推动系统迭代升级。</w:t>
            </w:r>
            <w:r>
              <w:rPr>
                <w:kern w:val="0"/>
                <w:szCs w:val="20"/>
              </w:rPr>
            </w:r>
            <w:commentRangeEnd w:id="99"/>
            <w:r>
              <w:commentReference w:id="99"/>
            </w:r>
            <w:commentRangeEnd w:id="98"/>
            <w:r>
              <w:commentReference w:id="98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628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资金来源为市级财政资金，按照项目实施进度分年度拨付。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627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4.3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要求，对敏感数据实施分类分级管理。本方案坚持统筹规划、分步实施、急用先行、安全可控的原则，确保项目有序推进。组织保障方面，成立</w:t>
      </w:r>
      <w:commentRangeStart w:id="100"/>
      <w:r>
        <w:rPr/>
        <w:t>由分管副市长任组长的项目建设领导小组，统筹协调重大事项。针对上述风险，本方案提出了相应的防范措施和应急预案，确保风险总体可控。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通过调研发现，现有信息系统存在数据标准不统一、共享渠道不畅通、应用场景不丰富等突出问题。系统设计遵循高内</w:t>
      </w:r>
      <w:r>
        <w:rPr/>
      </w:r>
      <w:commentRangeEnd w:id="100"/>
      <w:r>
        <w:commentReference w:id="100"/>
      </w:r>
      <w:r>
        <w:rPr/>
        <w:t>聚、低耦合的原则，各子系统之间通过标准接口进行数据交换。项目总投资估算为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通过调研发现，现有信息系统存在数据标准不统一、共享渠道不畅通、应用场景不丰富等突出问题。系统设计遵</w:t>
      </w:r>
      <w:commentRangeStart w:id="101"/>
      <w:r>
        <w:rPr/>
        <w:t>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</w:t>
      </w:r>
      <w:r>
        <w:rPr/>
      </w:r>
      <w:commentRangeEnd w:id="101"/>
      <w:r>
        <w:commentReference w:id="101"/>
      </w:r>
      <w:r>
        <w:rPr/>
        <w:t>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个百分点。风险分析表明，项目主要面临技术选型、数据质量、进度控制和运维保障四类风险。风险分析表明，项目主要面临技术选型、数据质量、进度控制和运维保障四类风险。运维保障采用“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以上。组织保障方面，成立由分管副市长</w:t>
      </w:r>
      <w:commentRangeStart w:id="102"/>
      <w:commentRangeStart w:id="103"/>
      <w:r>
        <w:rPr/>
        <w:t>任组长的项目建设领导小组，统筹协调重大事项。下</w:t>
      </w:r>
      <w:r>
        <w:rPr/>
      </w:r>
      <w:commentRangeEnd w:id="102"/>
      <w:r>
        <w:commentReference w:id="102"/>
      </w:r>
      <w:r>
        <w:rPr/>
      </w:r>
      <w:commentRangeEnd w:id="103"/>
      <w:r>
        <w:commentReference w:id="103"/>
      </w:r>
      <w:r>
        <w:rPr/>
        <w:t>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统一、共享渠道不畅通、应用场景不丰富等突出问题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根据《关于构建数据基础制度更好发挥数据要素作用的意见》，应建立数据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项。组织保障方面，成立由分管副市长任组长的项目建设领导小组，统筹协调重大事项。系统设计遵循高内聚、低耦合的原则，各子系统之间通过标准接口进行数据交换。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本方案坚持统筹规划、分步实施、急用先行、安全可控的原则，确保项目有序推进。组织保障方面，成立由分管副市长任组长的项目建设领导小组，统筹协调重大事项。通过调研发现，现有信息系统存</w:t>
      </w:r>
      <w:commentRangeStart w:id="104"/>
      <w:commentRangeStart w:id="105"/>
      <w:r>
        <w:rPr/>
        <w:t>在数据标准不统一、共享渠道不畅通、应用场景不丰富等突出问题。组织保障方面，成立由分管副市长任组长的项目建设领导小组，统筹协调重大事项。针对上述风</w:t>
      </w:r>
      <w:r>
        <w:rPr/>
      </w:r>
      <w:commentRangeEnd w:id="104"/>
      <w:r>
        <w:commentReference w:id="104"/>
      </w:r>
      <w:r>
        <w:rPr/>
      </w:r>
      <w:commentRangeEnd w:id="105"/>
      <w:r>
        <w:commentReference w:id="105"/>
      </w:r>
      <w:r>
        <w:rPr/>
        <w:t>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本方案坚持统筹规划、分步实施、急用先行、安全可控的原则，确保项目有序推进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要求，对敏感数据实施分类分级管理。资金来源为市级财政资金，按照项目实施进度分年度拨付。效益分析显示，项目具有显著的社会效益和一定的经济效益，建设必要性充分。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要求，对敏感数据实施分类分级管理。项目建设内容包括</w:t>
      </w:r>
      <w:commentRangeStart w:id="106"/>
      <w:r>
        <w:rPr/>
        <w:t>数据中台、业务应用系统、安全保障体系和运营管理机制四个部分。针对上述风险，本方案提出了相应的防范措施和应急预案，确保风险总体可控。需求分析阶段共走访了市直部门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</w:t>
      </w:r>
      <w:r>
        <w:rPr/>
      </w:r>
      <w:commentRangeEnd w:id="106"/>
      <w:r>
        <w:commentReference w:id="106"/>
      </w:r>
      <w:r>
        <w:rPr/>
        <w:t>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《数据管理能力成熟度评估模型》，开展数据管理能力评估。风险分析表明，项目主要面临技术选型、数据质量、进度控制和运</w:t>
      </w:r>
      <w:commentRangeStart w:id="107"/>
      <w:r>
        <w:rPr/>
        <w:t>维保障四类风险。效益分析显示，项目具有显著的社会效益和一定的经济效益，建设必要性充分。组织保障方面，</w:t>
      </w:r>
      <w:r>
        <w:rPr/>
      </w:r>
      <w:commentRangeEnd w:id="107"/>
      <w:r>
        <w:commentReference w:id="107"/>
      </w:r>
      <w:r>
        <w:rPr/>
        <w:t>成立由分管副市长任组长的项目建设领导小组，统筹协调重大事项。参照国家标准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项目建设内容包括数据中台、业务应用系统、安全保障体系和运营管理机制四个部分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</w:t>
      </w:r>
      <w:del w:id="2" w:author="李教授" w:date="2026-09-01T00:00:00Z">
        <w:r>
          <w:rPr/>
          <w:delText>原有表述</w:delText>
        </w:r>
      </w:del>
      <w:ins w:id="3" w:author="李教授" w:date="2026-09-01T00:00:00Z">
        <w:r>
          <w:rPr/>
          <w:t>修订后的表述</w:t>
        </w:r>
      </w:ins>
      <w:r>
        <w:rPr/>
        <w:t>的原则，确保项目有序推进。系统设计遵循高内聚、低耦合的原则，各子系统之间通过标准接口进行数据交换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</w:t>
      </w:r>
      <w:commentRangeStart w:id="108"/>
      <w:r>
        <w:rPr/>
        <w:t>代升级。与周边城市相比，我市在数据开放数量和应用场景丰富度方面仍有一定差距。数</w:t>
      </w:r>
      <w:r>
        <w:rPr/>
      </w:r>
      <w:commentRangeEnd w:id="108"/>
      <w:r>
        <w:commentReference w:id="108"/>
      </w:r>
      <w:r>
        <w:rPr/>
        <w:t>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与周边城市相比，我市在数据开放数量和应用场景丰富度方面仍有一定差距。针对上述风险，本方案提出了相应的防范措施和应急预案，确保风险总体可控。与周边城市相比，我市在数据开放数量和应用场景丰富度方面仍有一定差距。组织保障方面，成立由分管副市长任组长的项目建设领导小组，统筹协调重大事项。项目建设内容包括数据中台、业务应用系统、安全保障体系和运营管理机制四个部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4.4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根据《关于构建数据基础制度更好发挥数据要素作用的意见》，应建立数据产权、流通交易、收益分配和安全治理制度。风险分析表明，项目主要面临技术选型、数据质</w:t>
      </w:r>
      <w:commentRangeStart w:id="109"/>
      <w:r>
        <w:rPr/>
        <w:t>量、进度控制和运维保障四类风险。需求分析阶段共走访了市直部门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项。项目总投资估算为</w:t>
      </w:r>
      <w:r>
        <w:rPr/>
        <w:t>3850</w:t>
      </w:r>
      <w:r>
        <w:rPr/>
        <w:t>万元，其中硬件设</w:t>
      </w:r>
      <w:r>
        <w:rPr/>
      </w:r>
      <w:commentRangeEnd w:id="109"/>
      <w:r>
        <w:commentReference w:id="109"/>
      </w:r>
      <w:r>
        <w:rPr/>
        <w:t>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组织保障方面，成立由分管副市长任组长的项目建设领导小组，统筹协调重大事项。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重大事项。风险分析表明，项目主要面临技术选型、数据质量、进度控制和运维保障四类风险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</w:t>
      </w:r>
      <w:commentRangeStart w:id="110"/>
      <w:commentRangeStart w:id="111"/>
      <w:r>
        <w:rPr/>
        <w:t>急用先行、安全可控的原则，确保项目有序推进。运维保障采用“</w:t>
      </w:r>
      <w:r>
        <w:rPr/>
        <w:t>7×24</w:t>
      </w:r>
      <w:r>
        <w:rPr/>
        <w:t>小时”值守机制，重</w:t>
      </w:r>
      <w:r>
        <w:rPr/>
      </w:r>
      <w:commentRangeEnd w:id="110"/>
      <w:r>
        <w:commentReference w:id="110"/>
      </w:r>
      <w:r>
        <w:rPr/>
      </w:r>
      <w:commentRangeEnd w:id="111"/>
      <w:r>
        <w:commentReference w:id="111"/>
      </w:r>
      <w:r>
        <w:rPr/>
        <w:t>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</w:t>
      </w:r>
      <w:commentRangeStart w:id="112"/>
      <w:r>
        <w:rPr/>
        <w:t>调研发现，现有信息系统存在数据标准不统一、共享渠道不畅通、应用场景不丰富等突出问题。根据《关于构建数据基础制度更好发挥数据要素作用的意见》，应建立数据产权、</w:t>
      </w:r>
      <w:r>
        <w:rPr/>
      </w:r>
      <w:commentRangeEnd w:id="112"/>
      <w:r>
        <w:commentReference w:id="112"/>
      </w:r>
      <w:r>
        <w:rPr/>
        <w:t>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《数据管理能力成熟度评估模型》，开展数据管理能力评估。项目建设内容包括数据中台、业务应用系统、安全保障体系和运营管理机制四个部分。系统设计遵循高内聚、低耦</w:t>
      </w:r>
      <w:commentRangeStart w:id="113"/>
      <w:r>
        <w:rPr/>
        <w:t>合的原则，各子系统之间通过标准接口进行数据交换。根据《关于构建数据基础制度更好发挥数据要素作用的意见》，应建立数据产权、流通交易、收益分配和安全治理制度。技术路线采用云原生架构，基于微服务和容器化部署，支持弹性扩展和灰度发布。参照国家标准</w:t>
      </w:r>
      <w:r>
        <w:rPr/>
        <w:t>GB/T 360</w:t>
      </w:r>
      <w:r>
        <w:rPr/>
      </w:r>
      <w:commentRangeEnd w:id="113"/>
      <w:r>
        <w:commentReference w:id="113"/>
      </w:r>
      <w:r>
        <w:rPr/>
        <w:t>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《数据管理能力成熟度评估模型》，开展数据管理能力评估。组织保障方面，成立由分管副市长任组长的项目建设领导小组，统筹协调重大事项。参照国家标准</w:t>
      </w:r>
      <w:r>
        <w:rPr/>
        <w:t>GB/T 36073-2018</w:t>
      </w:r>
      <w:r>
        <w:rPr/>
        <w:t>《数据管理能力成熟度评估模型》，开展数据管理能力评估。预计项目建成后，每年可节约行政成本约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项。数据安全方面，严格落实网</w:t>
      </w:r>
      <w:commentRangeStart w:id="114"/>
      <w:r>
        <w:rPr/>
        <w:t>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</w:t>
      </w:r>
      <w:r>
        <w:rPr/>
      </w:r>
      <w:commentRangeEnd w:id="114"/>
      <w:r>
        <w:commentReference w:id="114"/>
      </w:r>
      <w:r>
        <w:rPr/>
        <w:t>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系统设计遵循高内聚、低耦合的原则，各子系统之间通过标准接口进行数据交换。针对上述风险，本方案提出了相应的防范措施和应急预案，确保风险总体可控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根据《关于构建数据基础制度更好发挥数据要素作用的意见》，应建立数据产权、流通交易、收益分配和安全治理制度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为深入贯彻落实国家关于数字经济高质量发展的决策部署，本项目围绕数据要素市场化配置改革开展系统研究。资金来源为市级财政资金</w:t>
      </w:r>
      <w:commentRangeStart w:id="115"/>
      <w:r>
        <w:rPr/>
        <w:t>，按照项目实施进度分年度拨付。运维保障采</w:t>
      </w:r>
      <w:r>
        <w:rPr/>
      </w:r>
      <w:commentRangeEnd w:id="115"/>
      <w:r>
        <w:commentReference w:id="115"/>
      </w:r>
      <w:r>
        <w:rPr/>
        <w:t>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作用的意见》，应建立数据产权、流通交易、收益分配和安全治理制度。资金来源为市级财政资金，按照项目实施进度分年度拨付。组织保障方面，成立由分管副市长任组长的项目建设领导小组，统筹协调重大事项。针对上述风险，本方案提出了相应的防范措施和应急预案，确保风险总体可控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</w:t>
      </w:r>
      <w:commentRangeStart w:id="116"/>
      <w:r>
        <w:rPr/>
        <w:t>能力成熟度评估模型》，开展数据管理能力评估。预计项目建成后，每年可节约行政成本约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</w:t>
      </w:r>
      <w:r>
        <w:rPr/>
      </w:r>
      <w:commentRangeEnd w:id="116"/>
      <w:r>
        <w:commentReference w:id="116"/>
      </w:r>
      <w:r>
        <w:rPr/>
        <w:t>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针对上述风险，本方案提出了相应的防范措施和应急预案，确保风险总体可控。与周边城市相比，我市在数据开放数量和应用场景丰富度方面仍有一定差距。项目总投资估算为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万元。技术路线采用云原生架构，基于微服务和容器化部署，支持弹性扩展和灰度发布。本方案坚持统筹规划、分步实施、急用先行、安全可控的原则，确保项目有序推进。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资金来源为市级财政资金，按照项目实施进度分年度拨付。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895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117"/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  <w:commentRangeEnd w:id="117"/>
            <w:r>
              <w:commentReference w:id="117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965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参照国家标准</w:t>
            </w:r>
            <w:r>
              <w:rPr>
                <w:kern w:val="0"/>
                <w:szCs w:val="20"/>
              </w:rPr>
              <w:t>GB/T 36073-2018</w:t>
            </w:r>
            <w:r>
              <w:rPr>
                <w:kern w:val="0"/>
                <w:szCs w:val="20"/>
              </w:rPr>
              <w:t>《数据管理能力成熟度评估模型》，开展数据管理能力评估。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585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5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5.1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</w:t>
      </w:r>
      <w:commentRangeStart w:id="118"/>
      <w:r>
        <w:rPr/>
        <w:t>国平均水平</w:t>
      </w:r>
      <w:r>
        <w:rPr/>
        <w:t>1.2</w:t>
      </w:r>
      <w:r>
        <w:rPr/>
        <w:t>个百分点。针对上述风险，本方案提出了相应的防范措施和应急预案，确保风险总体可控。通过调研发现，现有信息系统存在数据</w:t>
      </w:r>
      <w:r>
        <w:rPr/>
      </w:r>
      <w:commentRangeEnd w:id="118"/>
      <w:r>
        <w:commentReference w:id="118"/>
      </w:r>
      <w:r>
        <w:rPr/>
        <w:t>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技术路线采用云原生架构，基于微服务和容器化部署，支持弹性扩展和灰度发布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针对上述风险，本方案提出了相应的防范措施和应急预案，确保风险总体可控。资金来源为市级财政资金，按照项目实施进度分年度拨付。资金来源为市级财政资金，按照项目实施</w:t>
      </w:r>
      <w:commentRangeStart w:id="119"/>
      <w:r>
        <w:rPr/>
        <w:t>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分钟。下一步，将按照“边建设、边应用、边完善”的思路，持续推动系统迭</w:t>
      </w:r>
      <w:r>
        <w:rPr/>
      </w:r>
      <w:commentRangeEnd w:id="119"/>
      <w:r>
        <w:commentReference w:id="119"/>
      </w:r>
      <w:r>
        <w:rPr/>
        <w:t>代升级。系统设计遵循高内聚、低耦合的原则，各子系统之间通过标准接口进行数据交换。系统设计遵循高内聚、低耦合的原则，各子系统之间通过标准接口进行数据交换。通过调研发现，现有信息系统存在数据标准不统一、共享渠道不畅通、应用场景不丰富等突出问题。下一步，将按照“边建设、边应用、边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感数据实施分类分级管理。资金来源为市级财政资金，按照项目实施进度分年度拨付。下一步，将按照“边建设、边应用、边完善”的思路，持续推动系统迭代升级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</w:t>
      </w:r>
      <w:commentRangeStart w:id="120"/>
      <w:r>
        <w:rPr/>
        <w:t>一定的经济效益，建设必要性充分。效益分析显示，项目具有显著的社会效益和一定的</w:t>
      </w:r>
      <w:r>
        <w:rPr/>
      </w:r>
      <w:commentRangeEnd w:id="120"/>
      <w:r>
        <w:commentReference w:id="120"/>
      </w:r>
      <w:r>
        <w:rPr/>
        <w:t>经济效益，建设必要性充分。运维保障采用“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与周边城市相比，我市在数据开放数量和应用场景丰富度方面仍有一定差距。本方案坚持统筹规划、分步实施、急用先行、安全可控的原则，确保项目有序推进。下一步，将按照“边建设、边应用、边完善”的思路，持续推动系统迭代升级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</w:t>
      </w:r>
      <w:commentRangeStart w:id="121"/>
      <w:r>
        <w:rPr/>
        <w:t>于全国平均水平</w:t>
      </w:r>
      <w:r>
        <w:rPr/>
        <w:t>1.2</w:t>
      </w:r>
      <w:r>
        <w:rPr/>
        <w:t>个百分点。效益分析显示，项目具有显著的社会效益和一定的经济效益，建设必要性充分。风险分析表明，项目主要面临技术选型、数据质量、进度控制和运维保障四类风险。需求分析阶段共走访了市直部门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</w:t>
      </w:r>
      <w:r>
        <w:rPr/>
      </w:r>
      <w:commentRangeEnd w:id="121"/>
      <w:r>
        <w:commentReference w:id="121"/>
      </w:r>
      <w:r>
        <w:rPr/>
        <w:t>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为深入贯彻落实国家关于数字经济高质量发展的决策部署，本项目围绕数据要素市场化配置改革开展系统研究。为深入贯彻落实国家关于数字经济</w:t>
      </w:r>
      <w:commentRangeStart w:id="122"/>
      <w:r>
        <w:rPr/>
        <w:t>高质量发展的决策部署，本项目围绕数据要素市场化配置改革开展系统研究。通过调研发现，现有信息系统存在数据标准不统一、共享渠道不</w:t>
      </w:r>
      <w:r>
        <w:rPr/>
      </w:r>
      <w:commentRangeEnd w:id="122"/>
      <w:r>
        <w:commentReference w:id="122"/>
      </w:r>
      <w:r>
        <w:rPr/>
        <w:t>畅通、应用场景不丰富等突出问题。需求分析阶段共走访了市直部门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针对上述风险，本方案提出了相应的防范措施和应急预案，确保风险总体可控。下一步，将按照“边建设、边应用、边完善”的思路，持续推动系统迭代升级。通过调研发现，现有信息系统存在数据标准不统一、共享渠道不畅通、应用场景不丰富等突出问题。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要求，对敏感数据实施分类分级管理。根据《关于构建数据基础制度更好发挥数据要素作用的意见》，应建立数据产权、流通交易、收益分配和安全治理制度。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针对上述风险，本方案提出了相应的防范措施和应急预案，确保风险总体可控。根据《关于构建数据基础制度更好发挥数据要素作用的意见》，应建立数据产权、流通交易、收益分配和安全治理制度</w:t>
      </w:r>
      <w:commentRangeStart w:id="123"/>
      <w:commentRangeStart w:id="124"/>
      <w:r>
        <w:rPr/>
        <w:t>。风险分析表明，项目主要面临技术选型、数据质量、进度控制和运维保障四类风险。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个百分点。项目总投资估算为</w:t>
      </w:r>
      <w:r>
        <w:rPr/>
        <w:t>3850</w:t>
      </w:r>
      <w:r>
        <w:rPr/>
        <w:t>万元，其中硬件设备购置费</w:t>
      </w:r>
      <w:r>
        <w:rPr/>
        <w:t>12</w:t>
      </w:r>
      <w:r>
        <w:rPr/>
      </w:r>
      <w:commentRangeEnd w:id="123"/>
      <w:r>
        <w:commentReference w:id="123"/>
      </w:r>
      <w:r>
        <w:rPr/>
      </w:r>
      <w:commentRangeEnd w:id="124"/>
      <w:r>
        <w:commentReference w:id="124"/>
      </w:r>
      <w:r>
        <w:rPr/>
        <w:t>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5.2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急用先行、安全可控的原则，确保项目有序推进。根据《关于构建数据基础制度更好发挥数据要素作用的意见》，应建立数据产权、流通交易、收益分配和安全治理制度。风险分析表明，项目主要面临技术选型、数据质量、进度控制和运维保障四类风险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</w:t>
      </w:r>
      <w:commentRangeStart w:id="125"/>
      <w:r>
        <w:rPr/>
        <w:t>边应用、边完善”的思路，持续推动系统迭代升级。下一步，将按照“边建设、边应用、边完善”的思路，持续推动系统迭代升级。系统设计遵循高内聚、低耦合的原则，各</w:t>
      </w:r>
      <w:r>
        <w:rPr/>
      </w:r>
      <w:commentRangeEnd w:id="125"/>
      <w:r>
        <w:commentReference w:id="125"/>
      </w:r>
      <w:r>
        <w:rPr/>
        <w:t>子系统之间通过标准接口进行数据交换。项目建设内容包括数据中台、业务应用系统、安全保障体系和运营管理机制四个部分。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</w:t>
      </w:r>
      <w:commentRangeStart w:id="126"/>
      <w:r>
        <w:rPr/>
        <w:t>感数据实施分类分级管理。风险分析表明，项目主要面临技术选型、数据质量、进度控制和运维保障四类风险。数据安全方面，严格落实网络安全等级保护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要求，对敏感数据实施分类分级管理。数据安全方面，严格落实网络安全等级保护</w:t>
      </w:r>
      <w:r>
        <w:rPr/>
        <w:t>2.</w:t>
      </w:r>
      <w:r>
        <w:rPr/>
      </w:r>
      <w:commentRangeEnd w:id="126"/>
      <w:r>
        <w:commentReference w:id="126"/>
      </w:r>
      <w:r>
        <w:rPr/>
        <w:t>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下一步，将按照“边建设、边应用、边完善”的思路，持续推动系统迭代升级。参照国家标准</w:t>
      </w:r>
      <w:r>
        <w:rPr/>
        <w:t>GB/T 36073-2018</w:t>
      </w:r>
      <w:r>
        <w:rPr/>
        <w:t>《数据管理能力成熟度评估模型》，开展数据管理能力评估。资金来源为市级财政资金，按照项目实施进度分年度拨付。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为深入贯彻落实国家关于数字经济高质量发展的决策部署，本项目围绕数据要素市场化配置改革开展系统研究。风险分析表明，项目主要面临技术选</w:t>
      </w:r>
      <w:commentRangeStart w:id="127"/>
      <w:r>
        <w:rPr/>
        <w:t>型、数据质量、进度控制和运维保障四类风险。绩效目标包括产出指标、效益指标和满意度指标三类，共设置二级指标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</w:t>
      </w:r>
      <w:r>
        <w:rPr/>
      </w:r>
      <w:commentRangeEnd w:id="127"/>
      <w:r>
        <w:commentReference w:id="127"/>
      </w:r>
      <w:r>
        <w:rPr/>
        <w:t>数据实施分类分级管理。数据安全方面，严格落实网络安全等级保护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下一步，将按照“边建设、边应用、边完善”的思路，持续推动系统迭代升级。效益分析显示，项目具有显著的社会效益和一定的经济效益，建设必要性充分。系统设计遵循高内聚、低耦合的原则，各子系统之间通过标准接口进行数据交换。根据《关于构建数据基础制度更好发挥数据要素作用的意见》，应建立数据产权、流通交易、收益分配和安全治理制度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针对上述风险，本方案提出了相应的防范措施和应急预案，确保风险总体可控。数据安全方面，严</w:t>
      </w:r>
      <w:commentRangeStart w:id="128"/>
      <w:r>
        <w:rPr/>
        <w:t>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</w:r>
      <w:commentRangeEnd w:id="128"/>
      <w:r>
        <w:commentReference w:id="128"/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风险分析表明，项目主要面临技术选型、数据质量、进度控制和运维保障四类风险。为深入贯彻落实国家关于数字经济高质量发展的决策部署，本项目围绕数据要素市场化配置改革开展系统研究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系统设计遵循高内聚、低耦合的原则，各子系统之间通过标准接口进行数据交换。通过调研发现，现有信息系统存在数据标</w:t>
      </w:r>
      <w:commentRangeStart w:id="129"/>
      <w:commentRangeStart w:id="130"/>
      <w:r>
        <w:rPr/>
        <w:t>准不统一、共享渠道不畅通、应用场景不丰富等突出问题。预计项目建成后，每年可节约行政成本约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以上。风险分析表明，项目主要面临技术选型、数据质量、进度控制和运维保障四类风险。需求分析阶段共走访了市直部门</w:t>
      </w:r>
      <w:r>
        <w:rPr/>
        <w:t>23</w:t>
      </w:r>
      <w:r>
        <w:rPr/>
        <w:t>个、</w:t>
      </w:r>
      <w:r>
        <w:rPr/>
      </w:r>
      <w:commentRangeEnd w:id="129"/>
      <w:r>
        <w:commentReference w:id="129"/>
      </w:r>
      <w:r>
        <w:rPr/>
      </w:r>
      <w:commentRangeEnd w:id="130"/>
      <w:r>
        <w:commentReference w:id="130"/>
      </w:r>
      <w:r>
        <w:rPr/>
        <w:t>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风险分析表明，项目主要面临技术选型、数据质量、进度控制和运维保障四类风险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分钟。为深入贯彻落实国家关于数字经济高质量发展的决策部署，本项目围绕数据要素市场化配置改革开展系统研究。绩效目标包括产出指标、效益指标和满意度指标三类，共设置二级指标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个百分点。本方案坚持统筹规划、分步实施、急用先行、安全可控的原则，确保项目有序推进。项目建设内容包括数据中台、业务应用系统、安全保障体系和运营管理机</w:t>
      </w:r>
      <w:commentRangeStart w:id="131"/>
      <w:r>
        <w:rPr/>
        <w:t>制四个部分。组织保障方面，成立由分管副市长任组长的项目建设</w:t>
      </w:r>
      <w:r>
        <w:rPr/>
      </w:r>
      <w:commentRangeEnd w:id="131"/>
      <w:r>
        <w:commentReference w:id="131"/>
      </w:r>
      <w:r>
        <w:rPr/>
        <w:t>领导小组，统筹协调重大事项。需求分析阶段共走访了市直部门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本方案坚持统筹规划、分步实施、急用先行、安全可控的原则，确保项目有序推进。根据《关于构建数据基础制度更好发挥数据要素作用的意见》，应建立数据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项目建设内容包括数据中台、业务应用系统、安全保障体系和运营管理机制四个部分。绩效目标</w:t>
      </w:r>
      <w:commentRangeStart w:id="132"/>
      <w:r>
        <w:rPr/>
        <w:t>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</w:t>
      </w:r>
      <w:r>
        <w:rPr/>
      </w:r>
      <w:commentRangeEnd w:id="132"/>
      <w:r>
        <w:commentReference w:id="132"/>
      </w:r>
      <w:r>
        <w:rPr/>
        <w:t>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855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133"/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  <w:commentRangeEnd w:id="133"/>
            <w:r>
              <w:commentReference w:id="133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328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绩效目标包括产出指标、效益指标和满意度指标三类，共设置二级指标</w:t>
            </w:r>
            <w:r>
              <w:rPr>
                <w:kern w:val="0"/>
                <w:szCs w:val="20"/>
              </w:rPr>
              <w:t>12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262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参照国家标准</w:t>
            </w:r>
            <w:r>
              <w:rPr>
                <w:kern w:val="0"/>
                <w:szCs w:val="20"/>
              </w:rPr>
              <w:t>GB/T 36073-2018</w:t>
            </w:r>
            <w:r>
              <w:rPr>
                <w:kern w:val="0"/>
                <w:szCs w:val="20"/>
              </w:rPr>
              <w:t>《数据管理能力成熟度评估模型》，开展数据管理能力评估。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5.3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为深入贯彻落实国家关于数字经济高质量发展的决策部署，本项目围绕数据要素市场化配置改革开展系统研究。组织保障方面，成立由分管副市长任组长的项目建设领导小</w:t>
      </w:r>
      <w:commentRangeStart w:id="134"/>
      <w:r>
        <w:rPr/>
        <w:t>组，统筹协调重大事项。通过调研发现，</w:t>
      </w:r>
      <w:r>
        <w:rPr/>
      </w:r>
      <w:commentRangeEnd w:id="134"/>
      <w:r>
        <w:commentReference w:id="134"/>
      </w:r>
      <w:r>
        <w:rPr/>
        <w:t>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与周边城市相比，我市在数据开放数量和应用场景丰富度方面仍有一定差距。资金来源为市级财政资金，按照项目实施进度分年度拨付。组织保障方面，成立由分管副市长任组长的项目建设领导小组，统筹协调重大事项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针对上述风险，本方案提出了相应的防范措施和应急预案，确保风险总体可控。下一步，将按照“边建设、边应用、边完善”的思路，持续推动系统迭代升级。本方案坚持统筹规划、分步实施、急用先</w:t>
      </w:r>
      <w:commentRangeStart w:id="135"/>
      <w:commentRangeStart w:id="136"/>
      <w:r>
        <w:rPr/>
        <w:t>行、安全可控的原则，确保项目有序推进。针对上述风险，本方案提出了相应的防范措施和应急预案，确保风险总体可控。参照国家标准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《数据管理能力成熟度评估模型》，开展数据管理能力评估。资金来源为市</w:t>
      </w:r>
      <w:r>
        <w:rPr/>
      </w:r>
      <w:commentRangeEnd w:id="135"/>
      <w:r>
        <w:commentReference w:id="135"/>
      </w:r>
      <w:r>
        <w:rPr/>
      </w:r>
      <w:commentRangeEnd w:id="136"/>
      <w:r>
        <w:commentReference w:id="136"/>
      </w:r>
      <w:r>
        <w:rPr/>
        <w:t>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以上。系统设计遵循高内聚、低耦合的原则，各子系统之间通过标准接口进行数据交换。项目建设内容包括数据中台、业务应用系统、安全保障体系和运营管理机制四个部分。参照国家标准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技术路线采用云原生架构，基于微服务和容器化部署，支持弹性扩展和灰度发布。技术路线采用云原生架构，基于微服</w:t>
      </w:r>
      <w:commentRangeStart w:id="137"/>
      <w:r>
        <w:rPr/>
        <w:t>务和容器化部署，支持弹性扩展和灰度发布。本方案坚持统筹规划、分步实施、急用先行、安全可控的原则，确保项目有序推进。与周边城市相比，我市在数</w:t>
      </w:r>
      <w:r>
        <w:rPr/>
      </w:r>
      <w:commentRangeEnd w:id="137"/>
      <w:r>
        <w:commentReference w:id="137"/>
      </w:r>
      <w:r>
        <w:rPr/>
        <w:t>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针对上述风险，本方案提出了相应的防范措施和应急预案，确保风险总体可控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通过调研发现，现有信息系统存在数据标准不统一、共享渠道不畅通、应用场景不丰富等突出问题。本方案坚持统筹规划、分步实施、急用先行</w:t>
      </w:r>
      <w:commentRangeStart w:id="138"/>
      <w:commentRangeStart w:id="139"/>
      <w:r>
        <w:rPr/>
        <w:t>、安全可控的原则，确保项目有序推进。下一步，将按照“边建设、边应用、边完善”的思路，持续推动系统迭代升级。通过调研发现，现有信息系统存在数据标准不统</w:t>
      </w:r>
      <w:r>
        <w:rPr/>
      </w:r>
      <w:commentRangeEnd w:id="138"/>
      <w:r>
        <w:commentReference w:id="138"/>
      </w:r>
      <w:r>
        <w:rPr/>
      </w:r>
      <w:commentRangeEnd w:id="139"/>
      <w:r>
        <w:commentReference w:id="139"/>
      </w:r>
      <w:r>
        <w:rPr/>
        <w:t>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系统设计遵循高内聚、低耦合的原则，各子系统之间通过标准接口进行数据交换。与周边城市相比，我市在数据开放数量和应用场景丰富度方面仍有一定差距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以上。技术路线采用云原生架构，基于微服务和容器化部署，支持弹性扩展和灰度发布。系统设计遵循</w:t>
      </w:r>
      <w:commentRangeStart w:id="140"/>
      <w:r>
        <w:rPr/>
        <w:t>高内聚、低耦合的原则，各子系统之间通过标准接口进行数据交换。绩效目标包括产出指标、效益指标和满意度指标三类，共设置二级指标</w:t>
      </w:r>
      <w:r>
        <w:rPr/>
        <w:t>12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 xml:space="preserve">GB/T </w:t>
      </w:r>
      <w:r>
        <w:rPr/>
      </w:r>
      <w:commentRangeEnd w:id="140"/>
      <w:r>
        <w:commentReference w:id="140"/>
      </w:r>
      <w:r>
        <w:rPr/>
        <w:t>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技术路线采用云原生架构，基于微服务和容器化部署，支持弹性扩展和灰度发布。绩效目标包括产出指标、效益指标和满意度指标三类，共设置二级指标</w:t>
      </w:r>
      <w:r>
        <w:rPr/>
        <w:t>12</w:t>
      </w:r>
      <w:r>
        <w:rPr/>
        <w:t>项。资金来源为市级财政资金，按照项目实施进度分年度拨付。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</w:t>
      </w:r>
      <w:commentRangeStart w:id="141"/>
      <w:commentRangeStart w:id="142"/>
      <w:r>
        <w:rPr/>
        <w:t>改革开展系统研究。根据《关于构建数据基础制度更好发挥数据要素作用的意见》，应建立数据产权、流通交易、收益分配和安全治理制度。资</w:t>
      </w:r>
      <w:r>
        <w:rPr/>
      </w:r>
      <w:commentRangeEnd w:id="142"/>
      <w:r>
        <w:commentReference w:id="142"/>
      </w:r>
      <w:r>
        <w:rPr/>
      </w:r>
      <w:commentRangeEnd w:id="141"/>
      <w:r>
        <w:commentReference w:id="141"/>
      </w:r>
      <w:r>
        <w:rPr/>
        <w:t>金来源为市级财政资金，按照项目实施进度分年度拨付。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5.4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项。风险分</w:t>
      </w:r>
      <w:commentRangeStart w:id="143"/>
      <w:r>
        <w:rPr/>
        <w:t>析表明，项目主要面临技术选型、数据质量、进度控制和运维保障四类风险。根据《关于构建数据基础制度更好发挥数据要素作用的意见》，应建立数据产权、流通交</w:t>
      </w:r>
      <w:r>
        <w:rPr/>
      </w:r>
      <w:commentRangeEnd w:id="143"/>
      <w:r>
        <w:commentReference w:id="143"/>
      </w:r>
      <w:r>
        <w:rPr/>
        <w:t>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分钟。下一步，将按照“边建设、边应用、边完善”的思路，持续推动系统迭代升级。运维保障采用“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分钟。与周边城市相比，我市在数据开放数量和应用场景丰富度方面仍有一定差距。资金来源为市级财政资金，按照项目实施进度分年度拨付。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下一步，将按照“边建设、边应用、边完善”的思路，持续推动系统迭代升级。与周边城市相比，我市在数据开放数量和应用</w:t>
      </w:r>
      <w:commentRangeStart w:id="144"/>
      <w:commentRangeStart w:id="145"/>
      <w:r>
        <w:rPr/>
        <w:t>场景丰富度方面仍有一定差距。数据安全方面，严格落实网络安全等级保护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要求，对敏感数据实施分类分级管理。效益分析显示，项目具有显著的社会效益和一定的经济效益，建设</w:t>
      </w:r>
      <w:r>
        <w:rPr/>
      </w:r>
      <w:commentRangeEnd w:id="144"/>
      <w:r>
        <w:commentReference w:id="144"/>
      </w:r>
      <w:r>
        <w:rPr/>
      </w:r>
      <w:commentRangeEnd w:id="145"/>
      <w:r>
        <w:commentReference w:id="145"/>
      </w:r>
      <w:r>
        <w:rPr/>
        <w:t>必要性充分。参照国家标准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下一步，将按照“边建设、边应用、边完善”的思路，持续推动系统迭代升级。针对上述风险，本方案提出了相应的防范措施和应急预案，确保风险总体可控。下一步，将按照“边建设、边应用、边完善”的思路，持续推动系统迭代升级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</w:t>
      </w:r>
      <w:commentRangeStart w:id="146"/>
      <w:commentRangeStart w:id="147"/>
      <w:r>
        <w:rPr/>
        <w:t>元，其他费用</w:t>
      </w:r>
      <w:r>
        <w:rPr/>
        <w:t>870</w:t>
      </w:r>
      <w:r>
        <w:rPr/>
        <w:t>万元。本方案坚持统筹规划、分步实施、急用先行、安全可控的原则，确保项目有序推进。效益分析显示，项目具有显著的社会效益和一定的经济效益，建设必要性充分。根据《关于构建数据基础制度更好</w:t>
      </w:r>
      <w:r>
        <w:rPr/>
      </w:r>
      <w:commentRangeEnd w:id="146"/>
      <w:r>
        <w:commentReference w:id="146"/>
      </w:r>
      <w:r>
        <w:rPr/>
      </w:r>
      <w:commentRangeEnd w:id="147"/>
      <w:r>
        <w:commentReference w:id="147"/>
      </w:r>
      <w:r>
        <w:rPr/>
        <w:t>发挥数据要素作用的意见》，应建立数据产权、流通交易、收益分配和安全治理制度。针对上述风险，本方案提出了相应的防范措施和应急预案，确保风险总体可控。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与周边城市相比，我市在数据开放数量和应用场景丰富度方面仍有一定差距。技术路线采用云原生架构，基于微服务和容器</w:t>
      </w:r>
      <w:commentRangeStart w:id="148"/>
      <w:r>
        <w:rPr/>
        <w:t>化部署，支持弹性扩展和灰度发布。参照国家标准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针对上述风险，本方案提出了相应的防范措施和应急预案，确保风险总体可控。项目建设内容</w:t>
      </w:r>
      <w:r>
        <w:rPr/>
      </w:r>
      <w:commentRangeEnd w:id="148"/>
      <w:r>
        <w:commentReference w:id="148"/>
      </w:r>
      <w:r>
        <w:rPr/>
        <w:t>包括数据中台、业务应用系统、安全保障体系和运营管理机制四个部分。资金来源为市级财政资金，按照项目实施进度分年度拨付。数据安全方面，严格落实网络安全等级保护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项。针对上述风险，本方案提出了相应的防范措施和应急预案，确保风险总体可控。通过调研发现，现有信息系统存在数据</w:t>
      </w:r>
      <w:commentRangeStart w:id="149"/>
      <w:r>
        <w:rPr/>
        <w:t>标准不统一、共享渠道不畅通、应用场景不丰富等突出问题。资金来源为市级财政资金，按照项目实施进度分年度拨付。技术路线采用云原生架构，基于微服务和容器化部署，支持弹性扩展和灰度发布。根据《关</w:t>
      </w:r>
      <w:r>
        <w:rPr/>
      </w:r>
      <w:commentRangeEnd w:id="149"/>
      <w:r>
        <w:commentReference w:id="149"/>
      </w:r>
      <w:r>
        <w:rPr/>
        <w:t>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技术路线采用云原生架构，基于微服务和容器化部署，支持弹性扩展和灰度发布。风险分析表明，项目主要面临技术选型、数据质量、进度控制和运维保障四类风险。为深入贯彻落实国家关于数字经济高质量发展的决策部署，本项目围绕数据要素市场化配置改革开展系统研究。为深入贯彻落实国家关于数字经济高质量发展的决策部署，本项目围绕数据要素市场化配置改革开展系统研究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866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150"/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  <w:commentRangeEnd w:id="150"/>
            <w:r>
              <w:commentReference w:id="150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546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382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本方案坚持统筹规划、分步实施、急用先行、安全可控的原则，确保项目有序推进。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6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6.1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</w:t>
      </w:r>
      <w:commentRangeStart w:id="151"/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要求，对敏感数据实施分类分级管理。系统设计遵循高内聚、低耦合的原则，</w:t>
      </w:r>
      <w:r>
        <w:rPr/>
      </w:r>
      <w:commentRangeEnd w:id="151"/>
      <w:r>
        <w:commentReference w:id="151"/>
      </w:r>
      <w:r>
        <w:rPr/>
        <w:t>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通过调研发现，现有信息系统存在数据标准不统一、共享渠道不畅通、应用场景不丰富等突出问题。系统设计遵循高内聚、低耦合的原则，各子系统之间通过标准接口进行数据交换。根据《关于构建数据基础制度更好发挥数据要素作用的意见》，应建立数据产权、流通交易、收益分配和安全治理制度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项。组织保障方面，成立由分管副市长任组长的项目建设领导小组，统筹</w:t>
      </w:r>
      <w:commentRangeStart w:id="152"/>
      <w:r>
        <w:rPr/>
        <w:t>协调重大事项。项目建设内容包括数据中台、业务应用系统、安全保障体系和运营管理机制四个部分。下一步，将按照“边建设、边应用、边完善”的思路</w:t>
      </w:r>
      <w:r>
        <w:rPr/>
      </w:r>
      <w:commentRangeEnd w:id="152"/>
      <w:r>
        <w:commentReference w:id="152"/>
      </w:r>
      <w:r>
        <w:rPr/>
        <w:t>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项目主要面临技术选型、数据质量、进度控制和运维保障四类风险。项目建设内容包括数据中台、业务应用系统、安全保障体系和运营管理机制四个部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资金来源为市级财政资金，按照项目实施进度分年度拨付。技术路线采用云原生架构，基于微服务和容器化部署，支持弹性扩展和灰度发布。为深入贯</w:t>
      </w:r>
      <w:commentRangeStart w:id="153"/>
      <w:r>
        <w:rPr/>
        <w:t>彻落实国家关于数字经济高质量发展</w:t>
      </w:r>
      <w:r>
        <w:rPr/>
      </w:r>
      <w:commentRangeEnd w:id="153"/>
      <w:r>
        <w:commentReference w:id="153"/>
      </w:r>
      <w:r>
        <w:rPr/>
        <w:t>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通过调研发现，现有信息系统存在数据标准不统一、共享渠道不畅通、应用场景不丰富等突出问题。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风险分析表明，项目主要面临技术选型、数据质量、进度控制和运维保障四类风险。效益分析显示，项目具有显著的社会效益和一定的经济效益，建设必要性充分。参照国家标准</w:t>
      </w:r>
      <w:r>
        <w:rPr/>
        <w:t>GB/T 36073-2018</w:t>
      </w:r>
      <w:r>
        <w:rPr/>
        <w:t>《数据</w:t>
      </w:r>
      <w:commentRangeStart w:id="154"/>
      <w:r>
        <w:rPr/>
        <w:t>管理能力成熟度评估模型》，开展数据管理能力评估。技术路线采用云原生架构，基于微服务和容器化部署，支持弹性扩展和灰度发布。为深入贯彻落实国家关于数字经济高质量发展的决策部署，本项目围绕数据要素市场化配置改革开展系统研究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</w:t>
      </w:r>
      <w:r>
        <w:rPr/>
      </w:r>
      <w:commentRangeEnd w:id="154"/>
      <w:r>
        <w:commentReference w:id="154"/>
      </w:r>
      <w:r>
        <w:rPr/>
        <w:t>四类风险。技术路线采用云原生架构，基于微服务和容器化部署，支持弹性扩展和灰度发布。绩效目标包括产出指标、效益指标和满意度指标三类，共设置二级指标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效益分析显示，项目具有显著的社会效益和一定的经济效益，建设必要性充分。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</w:t>
      </w:r>
      <w:commentRangeStart w:id="155"/>
      <w:r>
        <w:rPr/>
        <w:t>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36073-2018</w:t>
      </w:r>
      <w:r>
        <w:rPr/>
        <w:t>《数据管理能力成熟度评估模型</w:t>
      </w:r>
      <w:r>
        <w:rPr/>
      </w:r>
      <w:commentRangeEnd w:id="155"/>
      <w:r>
        <w:commentReference w:id="155"/>
      </w:r>
      <w:r>
        <w:rPr/>
        <w:t>》，开展数据管理能力评估。根据《关于构建数据基础制度更好发挥数据要素作用的意见》，应建立数据产权、流通交易、收益分配和安全治理制度。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6.2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作用的意见》，应建立数据产权、流通交易、收益分配和安全治理制度。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组织保障方面，成立由分管副市长任组长的项目建设领导小组，统筹协调重大事项。数据安全方面，严格落实网络安全等级保护</w:t>
      </w:r>
      <w:r>
        <w:rPr/>
        <w:t>2.0</w:t>
      </w:r>
      <w:commentRangeStart w:id="156"/>
      <w:commentRangeStart w:id="157"/>
      <w:r>
        <w:rPr/>
        <w:t>要求，对敏感数据实施分类分级管理。技术路线采用云原生架构，基于微服务和容器化部署，支持弹性扩展和灰度发布。本方案坚持统筹规划、分步实施、急用先行</w:t>
      </w:r>
      <w:r>
        <w:rPr/>
      </w:r>
      <w:commentRangeEnd w:id="156"/>
      <w:r>
        <w:commentReference w:id="156"/>
      </w:r>
      <w:r>
        <w:rPr/>
      </w:r>
      <w:commentRangeEnd w:id="157"/>
      <w:r>
        <w:commentReference w:id="157"/>
      </w:r>
      <w:r>
        <w:rPr/>
        <w:t>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项目建设内容包括数据中台、业务应用系统、安全保障体系和运营管理机制四个部分。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</w:t>
      </w:r>
      <w:commentRangeStart w:id="158"/>
      <w:r>
        <w:rPr/>
        <w:t>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以上。项目建设内容</w:t>
      </w:r>
      <w:r>
        <w:rPr/>
      </w:r>
      <w:commentRangeEnd w:id="158"/>
      <w:r>
        <w:commentReference w:id="158"/>
      </w:r>
      <w:r>
        <w:rPr/>
        <w:t>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</w:t>
      </w:r>
      <w:commentRangeStart w:id="159"/>
      <w:r>
        <w:rPr/>
        <w:t>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以上。通过调研发现，现有信息系统存在数据标准不统一、共享渠道不畅通、应用场景不丰富等突出问题。风</w:t>
      </w:r>
      <w:r>
        <w:rPr/>
      </w:r>
      <w:commentRangeEnd w:id="159"/>
      <w:r>
        <w:commentReference w:id="159"/>
      </w:r>
      <w:r>
        <w:rPr/>
        <w:t>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建设内容包括数据中台、业务应用系统、安全保障体系和运营管理机制四个部分。通过调研发现，现有信息系统存在数据标准不统一、共享渠道不畅通、应用场景不丰富等突出问题。系统设计遵循高内聚、低耦合的原则，各子系统之间通过标准接口进行数据交换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通过调研发现，现有信息系统存在数据标准不统一、共享渠道不畅通、应用场景不丰富等突出问题。与周边城市相比，我市在数据开放数量和应用场景丰富度方面仍有一</w:t>
      </w:r>
      <w:commentRangeStart w:id="160"/>
      <w:r>
        <w:rPr/>
        <w:t>定差距。绩效目标包括产出指标、效益指标和满意度指标三类，共设置二级指标</w:t>
      </w:r>
      <w:r>
        <w:rPr/>
        <w:t>12</w:t>
      </w:r>
      <w:r>
        <w:rPr/>
        <w:t>项。效益分析显示，项目具有显著的社会效益和一定的经济效益，建设必要</w:t>
      </w:r>
      <w:r>
        <w:rPr/>
      </w:r>
      <w:commentRangeEnd w:id="160"/>
      <w:r>
        <w:commentReference w:id="160"/>
      </w:r>
      <w:r>
        <w:rPr/>
        <w:t>性充分。本方案坚持统筹规划、分步实施、急用先行、安全可控的原则，确保项目有序推进。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技术路线采用云原生架构，基于微服务和容器化部署，支持弹性扩展和灰度发布。项目建设内容包括数据中台、业务应用系统、安全保障体系和运营管理机制四个部分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项。技术路线采用云原生架构，基于微服务和容器化部署，支持弹性扩展和灰度发布。针对上述风险，本方案提出了相应的防范措施和应急预案，确保风险总体可控。根据《关于构</w:t>
      </w:r>
      <w:commentRangeStart w:id="161"/>
      <w:commentRangeStart w:id="162"/>
      <w:r>
        <w:rPr/>
        <w:t>建数据基础制度更好发挥数据要素作用的意见》，应建立数据产权、流通交易、收益分配和安全治理制度。通过调研发现</w:t>
      </w:r>
      <w:r>
        <w:rPr/>
      </w:r>
      <w:commentRangeEnd w:id="161"/>
      <w:r>
        <w:commentReference w:id="161"/>
      </w:r>
      <w:r>
        <w:rPr/>
      </w:r>
      <w:commentRangeEnd w:id="162"/>
      <w:r>
        <w:commentReference w:id="162"/>
      </w:r>
      <w:r>
        <w:rPr/>
        <w:t>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730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163"/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  <w:commentRangeEnd w:id="163"/>
            <w:r>
              <w:commentReference w:id="163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666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根据《关于构建数据基础制度更好发挥数据要素作用的意见》，应建立数据产权、流通交易、收益分配和安全治理制度。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652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6.3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建设内容包括数据中台、业务应用系统、安全保障体系和运营管理机制四个部分。资金来源为市级财政资金，按照项目实施进度分年度拨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资金来源为市级财政资金，按照项目实施进度分年度拨付。绩效目标包括产</w:t>
      </w:r>
      <w:commentRangeStart w:id="164"/>
      <w:commentRangeStart w:id="165"/>
      <w:r>
        <w:rPr/>
        <w:t>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《数据管理能力成熟度评估模型》，开展数据管理能力评估。绩效目标包括产出指标、</w:t>
      </w:r>
      <w:r>
        <w:rPr/>
      </w:r>
      <w:commentRangeEnd w:id="164"/>
      <w:r>
        <w:commentReference w:id="164"/>
      </w:r>
      <w:r>
        <w:rPr/>
      </w:r>
      <w:commentRangeEnd w:id="165"/>
      <w:r>
        <w:commentReference w:id="165"/>
      </w:r>
      <w:r>
        <w:rPr/>
        <w:t>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项。针</w:t>
      </w:r>
      <w:commentRangeStart w:id="166"/>
      <w:r>
        <w:rPr/>
        <w:t>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《数据管理能力成熟度评估模型》，开展数据管理能力评估。资金来源为市级财政资金，按照项目实施进度分年度拨付。风险分析表明，项</w:t>
      </w:r>
      <w:r>
        <w:rPr/>
      </w:r>
      <w:commentRangeEnd w:id="166"/>
      <w:r>
        <w:commentReference w:id="166"/>
      </w:r>
      <w:r>
        <w:rPr/>
        <w:t>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资金来源为市级财政资金，按照项目实施进度分年度拨付。风险分析表明，项目主要面临技术选型、数据质量、进度控制和运维保障四类风险。绩效目标包括产出指标、效益指标和满意度指标三类，共设置二级指标</w:t>
      </w:r>
      <w:r>
        <w:rPr/>
        <w:t>12</w:t>
      </w:r>
      <w:r>
        <w:rPr/>
        <w:t>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通过调研发现，现有信息系统存在数据标准不统一、共享渠道不畅通、应用场景不丰富等突出问题。为深入贯彻落实国家关于数字经济高质量发展的决策部署，</w:t>
      </w:r>
      <w:commentRangeStart w:id="167"/>
      <w:r>
        <w:rPr/>
        <w:t>本项目围绕数据要素市场化配置改革开展系统研究。与周边城市相比，我市在数据开放数量和应用场景丰富度方面仍有一定差距。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</w:t>
      </w:r>
      <w:r>
        <w:rPr/>
      </w:r>
      <w:commentRangeEnd w:id="167"/>
      <w:r>
        <w:commentReference w:id="167"/>
      </w:r>
      <w:r>
        <w:rPr/>
        <w:t>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风险分析表明，项目主要面临技术选型、数据质量、进度控制和运维保障四类风险。参照国家标准</w:t>
      </w:r>
      <w:r>
        <w:rPr/>
        <w:t>GB/T 36073-2018</w:t>
      </w:r>
      <w:r>
        <w:rPr/>
        <w:t>《数据管理能力成熟度评估模型》，开展数据管理能力评估。参照国家标准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针对上述风险，本方案提出了相应的防范措施和应急预案，确保风险总体可控。技术路线采用云原生架构，基于微服务和容器化部署，支持弹性扩展和灰度发布。风险分析表明，项目主要面临技术选型、数据质量、进度控制和运维保障四类风险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commentRangeStart w:id="168"/>
      <w:commentRangeStart w:id="169"/>
      <w:r>
        <w:rPr/>
        <w:t>1720</w:t>
      </w:r>
      <w:r>
        <w:rPr/>
        <w:t>万元，其他费用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分钟。项目总投资估算为</w:t>
      </w:r>
      <w:r>
        <w:rPr/>
        <w:t>3</w:t>
      </w:r>
      <w:r>
        <w:rPr/>
      </w:r>
      <w:commentRangeEnd w:id="168"/>
      <w:r>
        <w:commentReference w:id="168"/>
      </w:r>
      <w:r>
        <w:rPr/>
      </w:r>
      <w:commentRangeEnd w:id="169"/>
      <w:r>
        <w:commentReference w:id="169"/>
      </w:r>
      <w:r>
        <w:rPr/>
        <w:t>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以上。资金来源为市</w:t>
      </w:r>
      <w:commentRangeStart w:id="170"/>
      <w:r>
        <w:rPr/>
        <w:t>级财政资金，按照项目实施进度分年度拨付。针对上述风险，本方案提出了相应的防范措施和应急预案，确保风险总体可控。与周边城市相比，我市在数据开放数量和应用</w:t>
      </w:r>
      <w:r>
        <w:rPr/>
      </w:r>
      <w:commentRangeEnd w:id="170"/>
      <w:r>
        <w:commentReference w:id="170"/>
      </w:r>
      <w:r>
        <w:rPr/>
        <w:t>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技术路线采用云原生架构，基于微服务和容器化部署，支持弹性扩展和灰度发布。下一步，将按照“边建设、边应用、边完善”的思路，持续推动系统迭代升级。通过调研发现，现有信息系统存在数据标准不统一、共享渠道不畅通、应用场景不丰富等突出问题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commentRangeStart w:id="171"/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个百分点。技术路线采用云原生架构，基于微服务和容器化部署，支持弹性扩展和灰度发布。本方案坚持统筹规划、分步实施、急</w:t>
      </w:r>
      <w:r>
        <w:rPr/>
      </w:r>
      <w:commentRangeEnd w:id="171"/>
      <w:r>
        <w:commentReference w:id="171"/>
      </w:r>
      <w:r>
        <w:rPr/>
        <w:t>用先行、安全可控的原则，确保项目有序推进。运维保障采用“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分钟。风险分析表明，项目主要面临技术选型、数据质量、进度控制和运维保障四类风险。资金来源为市级财政资金，按照项目实施进度分年度拨付。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本方案坚持统筹规划、分步实施、急用先行、安全可控的原则，确保项目有序推进。风险分析表明，项目主要面临技术选型、数据质量、进度控制和运维保障四类风险。通过调研发现，现有信息系统存在数据标准不统一、共享渠道不畅通、应用场景不丰富等突出问题。效益分析显示，项目具有显著的社会效益和一定的经济效益，建设必要性充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6.4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技术路线采用云原生架构，基于微服务和容器化部署，支持弹性扩展和灰度发布。风险分析表明，项目主要面临技术选型、数据质量、进度控制和运维保障四类风险。参照国家标准</w:t>
      </w:r>
      <w:r>
        <w:rPr/>
        <w:t>GB/T 36073-2018</w:t>
      </w:r>
      <w:r>
        <w:rPr/>
        <w:t>《数据管理能力成熟度评估模型</w:t>
      </w:r>
      <w:commentRangeStart w:id="172"/>
      <w:r>
        <w:rPr/>
        <w:t>》，开展数据管理能力评估。技术路线采用云原生架构，基于微服务和容器化部署，支持弹性扩展和灰度发布。资金来源为市级财政资金，按照项目实施进度分年度拨付。根据《关于构建数据基础制度更好发挥数据要素作用的意见》</w:t>
      </w:r>
      <w:r>
        <w:rPr/>
      </w:r>
      <w:commentRangeEnd w:id="172"/>
      <w:r>
        <w:commentReference w:id="172"/>
      </w:r>
      <w:r>
        <w:rPr/>
        <w:t>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系统设计遵循高内聚、低耦合的原则，各子系统之间通过标准接口进行数据交换。资金来源为市级财政资金，按照项目实施进度分年度拨付。下一步，将按照“边建设、边应用、边完善”的思路，持续推动系统迭代升级。资金来源为市级财政资金，按照项目实施进度分年度拨付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</w:t>
      </w:r>
      <w:commentRangeStart w:id="173"/>
      <w:commentRangeStart w:id="174"/>
      <w:r>
        <w:rPr/>
        <w:t>短</w:t>
      </w:r>
      <w:r>
        <w:rPr/>
        <w:t>40%</w:t>
      </w:r>
      <w:r>
        <w:rPr/>
        <w:t>以上。本方案坚持统筹规划、分步实施、急用先行、安全可控的原则，确保项目有序推进。预计项目建成</w:t>
      </w:r>
      <w:r>
        <w:rPr/>
      </w:r>
      <w:commentRangeEnd w:id="174"/>
      <w:r>
        <w:commentReference w:id="174"/>
      </w:r>
      <w:r>
        <w:rPr/>
      </w:r>
      <w:commentRangeEnd w:id="173"/>
      <w:r>
        <w:commentReference w:id="173"/>
      </w:r>
      <w:r>
        <w:rPr/>
        <w:t>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分钟。风险分析表明，项目主要面临技术选型、数据质量、进度控制和运维保障四类风险。需求分析阶段共走访了市直部门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组织保障方面，成立由分管副市长任组长的项目建设领导小组，统筹协调重大事项。根据《关于构建数据基础制度更好发挥数据要素作用的意见》，应建立数据产权、流</w:t>
      </w:r>
      <w:commentRangeStart w:id="175"/>
      <w:r>
        <w:rPr/>
        <w:t>通交易、收益分配和安全治理制度。预计项目建成后，</w:t>
      </w:r>
      <w:r>
        <w:rPr/>
      </w:r>
      <w:commentRangeEnd w:id="175"/>
      <w:r>
        <w:commentReference w:id="175"/>
      </w:r>
      <w:r>
        <w:rPr/>
        <w:t>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针对上述风险，本方案提出了相应的防范措施和应急预案，确保风险总体可控。通过调研发现，现有信息系统存在数据标准不统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</w:t>
      </w:r>
      <w:commentRangeStart w:id="176"/>
      <w:commentRangeStart w:id="177"/>
      <w:r>
        <w:rPr/>
        <w:t>部分。根据《关于构建数据基础制度更好发挥数据要素作用的意见》，应建立数据产权、流通交易、收益分配和安全治理制度。与周边城市相比，我市在数据开放数量和应用场景丰富度方面仍有一定差距。项目总投资估算为</w:t>
      </w:r>
      <w:r>
        <w:rPr/>
        <w:t>3850</w:t>
      </w:r>
      <w:r>
        <w:rPr/>
        <w:t>万元，其中硬件设备购置费</w:t>
      </w:r>
      <w:r>
        <w:rPr/>
        <w:t>12</w:t>
      </w:r>
      <w:r>
        <w:rPr/>
      </w:r>
      <w:commentRangeEnd w:id="176"/>
      <w:r>
        <w:commentReference w:id="176"/>
      </w:r>
      <w:r>
        <w:rPr/>
      </w:r>
      <w:commentRangeEnd w:id="177"/>
      <w:r>
        <w:commentReference w:id="177"/>
      </w:r>
      <w:r>
        <w:rPr/>
        <w:t>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术选型、数据质量、进度控制和运维保障四类风险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个百分点。根据《关于构建数据基础制度更好发挥数据要素作用的意见》，应建立数据产权、流通</w:t>
      </w:r>
      <w:commentRangeStart w:id="178"/>
      <w:commentRangeStart w:id="179"/>
      <w:r>
        <w:rPr/>
        <w:t>交易、收益分配和安全治理制度。资金来源为市级财政资金，按照项目实施进度分年度拨付。技术路线采用云原生架构，基于微服务和容器化部署，支持弹</w:t>
      </w:r>
      <w:r>
        <w:rPr/>
      </w:r>
      <w:commentRangeEnd w:id="178"/>
      <w:r>
        <w:commentReference w:id="178"/>
      </w:r>
      <w:r>
        <w:rPr/>
      </w:r>
      <w:commentRangeEnd w:id="179"/>
      <w:r>
        <w:commentReference w:id="179"/>
      </w:r>
      <w:r>
        <w:rPr/>
        <w:t>性扩展和灰度发布。与周边城市相比，我市在数据开放数量和应用场景丰富度方面仍有一定差距。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个百分点。通过调研发现，现有信息系统存在数据标准不统一、共享渠道不畅通、应用场景不丰富等突出问题。与周边城市相比，我市在数据开放数量和应用场景丰富度方面仍有一定差距。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645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180"/>
            <w:commentRangeStart w:id="181"/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  <w:r>
              <w:rPr>
                <w:kern w:val="0"/>
                <w:szCs w:val="20"/>
              </w:rPr>
            </w:r>
            <w:commentRangeEnd w:id="181"/>
            <w:r>
              <w:commentReference w:id="181"/>
            </w:r>
            <w:commentRangeEnd w:id="180"/>
            <w:r>
              <w:commentReference w:id="180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359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613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绩效目标包括产出指标、效益指标和满意度指标三类，共设置二级指标</w:t>
            </w:r>
            <w:r>
              <w:rPr>
                <w:kern w:val="0"/>
                <w:szCs w:val="20"/>
              </w:rPr>
              <w:t>12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7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7.1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</w:t>
      </w:r>
      <w:commentRangeStart w:id="182"/>
      <w:r>
        <w:rPr/>
        <w:t>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要求，对敏感数据实施分类分级管理。技术路线采用云原生架构，基于微服务和容器化</w:t>
      </w:r>
      <w:r>
        <w:rPr/>
      </w:r>
      <w:commentRangeEnd w:id="182"/>
      <w:r>
        <w:commentReference w:id="182"/>
      </w:r>
      <w:r>
        <w:rPr/>
        <w:t>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会效益和一定的经济效益，建设必要性充分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</w:t>
      </w:r>
      <w:commentRangeStart w:id="183"/>
      <w:commentRangeStart w:id="184"/>
      <w:r>
        <w:rPr/>
        <w:t>，本方案提出了相应的防范措施和应急预案，确保风险总体可控。与周边城市相比</w:t>
      </w:r>
      <w:r>
        <w:rPr/>
      </w:r>
      <w:commentRangeEnd w:id="183"/>
      <w:r>
        <w:commentReference w:id="183"/>
      </w:r>
      <w:r>
        <w:rPr/>
      </w:r>
      <w:commentRangeEnd w:id="184"/>
      <w:r>
        <w:commentReference w:id="184"/>
      </w:r>
      <w:r>
        <w:rPr/>
        <w:t>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资金来源为市级财政资金，按照项目实施进度分年度拨付。通过调研发现，现有信息系统存在数据标准不统一、共享渠道不畅通、应用场景不丰富等突出问题。项目总投资估算为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万元。资金来源为市级财政资金，按照项目实施进度分年度拨付。预计项目建成后，每年可节约行政成本约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</w:t>
      </w:r>
      <w:commentRangeStart w:id="185"/>
      <w:commentRangeStart w:id="186"/>
      <w:r>
        <w:rPr/>
        <w:t>》，开展数据管理能力评估。与周边城市相比，我市在数据开放数量和应用场景丰富度方面仍有一定差距。数据安全方面，严格落实网络安全等级保护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与周边城市相比，我市在数据开放数量和应用场景丰富度方面仍有一定差距。下一步，将按照“边建设、边应用、边完善”的思路，</w:t>
      </w:r>
      <w:r>
        <w:rPr/>
      </w:r>
      <w:commentRangeEnd w:id="185"/>
      <w:r>
        <w:commentReference w:id="185"/>
      </w:r>
      <w:r>
        <w:rPr/>
      </w:r>
      <w:commentRangeEnd w:id="186"/>
      <w:r>
        <w:commentReference w:id="186"/>
      </w:r>
      <w:r>
        <w:rPr/>
        <w:t>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个百分点。绩效目标包括产出指标、效益指标和满意度指标三类，共设置二级指标</w:t>
      </w:r>
      <w:r>
        <w:rPr/>
        <w:t>12</w:t>
      </w:r>
      <w:r>
        <w:rPr/>
        <w:t>项。为深入贯彻落实国家关于数字经济高质量发展的决策部署，本项目围绕数据要素市场化配置改革开展系统研究。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commentRangeStart w:id="187"/>
      <w:commentRangeStart w:id="188"/>
      <w:r>
        <w:rPr/>
        <w:t>30</w:t>
      </w:r>
      <w:r>
        <w:rPr/>
        <w:t>分钟。风险分析表明，项目主要面临技术选型、数据质量、进度控制和运维保障四类风险。参照国家标准</w:t>
      </w:r>
      <w:r>
        <w:rPr/>
        <w:t>GB/</w:t>
      </w:r>
      <w:r>
        <w:rPr/>
      </w:r>
      <w:commentRangeEnd w:id="187"/>
      <w:r>
        <w:commentReference w:id="187"/>
      </w:r>
      <w:r>
        <w:rPr/>
      </w:r>
      <w:commentRangeEnd w:id="188"/>
      <w:r>
        <w:commentReference w:id="188"/>
      </w:r>
      <w:r>
        <w:rPr/>
        <w:t>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项目建设内容包括数据中台、业务应用系统、安全保障体系和运营管理机制四个部分。与周边城市相比，我市在数据开放数量和应用场景丰富度方面仍有一定差距。风险分析表明，项目主要面临技术选型、数据质量、进度控制和运维保障四类风险。效益分析显示，项目具有显著的社会效益和一定的经济效益，建设必要性充分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项。项目总投资估算为</w:t>
      </w:r>
      <w:r>
        <w:rPr/>
        <w:t>38</w:t>
      </w:r>
      <w:commentRangeStart w:id="189"/>
      <w:r>
        <w:rPr/>
        <w:t>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万元。通过调研发现，现有信息系统存在数据标准不统一、共享渠道不畅通、应用场景不丰富等突出问题。本方案</w:t>
      </w:r>
      <w:r>
        <w:rPr/>
      </w:r>
      <w:commentRangeEnd w:id="189"/>
      <w:r>
        <w:commentReference w:id="189"/>
      </w:r>
      <w:r>
        <w:rPr/>
        <w:t>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分钟。与周边城市相比，我市在数据开放数量和应用场景丰富度方面仍有一定差距。组织保障方面，成立由分管副市长任组长的项目建设领导小组，统筹协调重大事项。数据安全方面，严格落实网络安全等级保护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7.2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系统设计遵循高内聚、低耦合的原则，各子系统之间通过标准接口进行数据交换。风险分析表明，项目主要面临技术选型、数据质量、进度控制和运维保障四类风险。预计项目建成后，每年可节约行政成本约</w:t>
      </w:r>
      <w:r>
        <w:rPr/>
        <w:t>1200</w:t>
      </w:r>
      <w:r>
        <w:rPr/>
        <w:t>万</w:t>
      </w:r>
      <w:commentRangeStart w:id="190"/>
      <w:r>
        <w:rPr/>
        <w:t>元，群众办事平均时长缩短</w:t>
      </w:r>
      <w:r>
        <w:rPr/>
        <w:t>40%</w:t>
      </w:r>
      <w:r>
        <w:rPr/>
        <w:t>以上。组织保障方面，成立由分管副市长任组长的项目建设领导小组，统筹协调重大事项。参照</w:t>
      </w:r>
      <w:r>
        <w:rPr/>
      </w:r>
      <w:commentRangeEnd w:id="190"/>
      <w:r>
        <w:commentReference w:id="190"/>
      </w:r>
      <w:r>
        <w:rPr/>
        <w:t>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风险分析表明，项目主要面临技术选型、数据质量、进度控制和运维保障四类风险。针对上述风险，本方案提出了相应的防范措施和应急预案，确保风险</w:t>
      </w:r>
      <w:commentRangeStart w:id="191"/>
      <w:r>
        <w:rPr/>
        <w:t>总体可控。资金来源为市级财政资金，按照项目实</w:t>
      </w:r>
      <w:r>
        <w:rPr/>
      </w:r>
      <w:commentRangeEnd w:id="191"/>
      <w:r>
        <w:commentReference w:id="191"/>
      </w:r>
      <w:r>
        <w:rPr/>
        <w:t>施进度分年度拨付。项目总投资估算为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项目建设内容包括数据中台、业务应用系统、安全保障体系和运营管理机制四个部分。数据安全方面，严格落实网络安全等级保护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系统设计遵循高内聚、低耦合的原则，各子系统之间通过标准接口进行数据交换。资金来源为市级财政资金，</w:t>
      </w:r>
      <w:commentRangeStart w:id="192"/>
      <w:r>
        <w:rPr/>
        <w:t>按照项目实施进度分年度拨付。系统设计遵循高内聚、低耦合的原则，各子系统之间通过标准接口进行数据交换。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</w:t>
      </w:r>
      <w:r>
        <w:rPr/>
      </w:r>
      <w:commentRangeEnd w:id="192"/>
      <w:r>
        <w:commentReference w:id="192"/>
      </w:r>
      <w:r>
        <w:rPr/>
        <w:t>平</w:t>
      </w:r>
      <w:r>
        <w:rPr/>
        <w:t>1.2</w:t>
      </w:r>
      <w:r>
        <w:rPr/>
        <w:t>个百分点。与周边城市相比，我市在数据开放数量和应用场景丰富度方面仍有一定差距。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效益分析显示，项目具有显著的社会效益和一定的经济效益，建设必要性充分。为深入贯彻落实国家关于数字经济高质量发展的决策部署，本项目围绕数据要素市场化配置改革开展系统研究。运维保障采用“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系统设计遵循高内聚、低耦合的原则，各子系统之间通过标准接口进行数据交换。针对上述风险，本方案提出了相应的防范措施和应急预案，确保风险总体可控。需求分析阶段共走访了市直部门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为深入贯彻落实国家关于数字经济高质量发展的决策部署，本项目围绕数据要素市场化配置改革开展系统研究。通过调研</w:t>
      </w:r>
      <w:commentRangeStart w:id="193"/>
      <w:r>
        <w:rPr/>
        <w:t>发现，现有信息系统存在数据标准不统一、共享渠道不畅通、应用场景不丰富等突出问题。与周边城市相比，我市在数据开放数量和应用场景丰富度方面仍有一定差距。本方案坚持统筹规划、分</w:t>
      </w:r>
      <w:r>
        <w:rPr/>
      </w:r>
      <w:commentRangeEnd w:id="193"/>
      <w:r>
        <w:commentReference w:id="193"/>
      </w:r>
      <w:r>
        <w:rPr/>
        <w:t>步实施、急用先行、安全可控的原则，确保项目有序推进。资金来源为市级财政资金，按照项目实施进度分年度拨付。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字经济高质量发展的决策部署，本项目围绕数据要素市场化配置改革开展系统研究。项目建设内容包括数据中台、业务应用系统、安全保障体系和运营管理机制四个部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下一步，将按照“边建设、边应用、边完善”的思路，持续推动系统迭代升级。针对上述风险，本方案提出了相应的防范措施和应急预案，确保风险总体可控。需求分析阶段共走访</w:t>
      </w:r>
      <w:commentRangeStart w:id="194"/>
      <w:r>
        <w:rPr/>
        <w:t>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《数据管理能力成熟度评估模型》，开展数据管理能力评估。风险分析表明，项目主要面临技术选型</w:t>
      </w:r>
      <w:r>
        <w:rPr/>
      </w:r>
      <w:commentRangeEnd w:id="194"/>
      <w:r>
        <w:commentReference w:id="194"/>
      </w:r>
      <w:r>
        <w:rPr/>
        <w:t>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系统设计遵循高内聚、低耦合的原则，各子系统之间通过标准接口进行数据交换。系统设计遵循高内聚、低耦合的原则，各子系统之间通过标准接口进行数据交换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与周边城市相比，我市在数据开放数量和应用场景丰富度方面仍有一定差距。与</w:t>
      </w:r>
      <w:commentRangeStart w:id="195"/>
      <w:r>
        <w:rPr/>
        <w:t>周边城市相比，我市在数据开放数量和应用场景丰富度方面仍有一定差距。效益分析显示，项目具有显著的社会效益和一定的经济效益，建设必要性充分。绩效目标包括产出指标、效益指</w:t>
      </w:r>
      <w:r>
        <w:rPr/>
      </w:r>
      <w:commentRangeEnd w:id="195"/>
      <w:r>
        <w:commentReference w:id="195"/>
      </w:r>
      <w:r>
        <w:rPr/>
        <w:t>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</w:t>
      </w:r>
      <w:commentRangeStart w:id="196"/>
      <w:commentRangeStart w:id="197"/>
      <w:r>
        <w:rPr/>
        <w:t>为深入贯彻落实国家关于数字经济高质量发展的决策部署，本项目围绕数据要素市场化配置改革开展系统研究。通过调研发现，现有信息系统存在数据标准不统一、共享渠道不畅通</w:t>
      </w:r>
      <w:r>
        <w:rPr/>
      </w:r>
      <w:commentRangeEnd w:id="196"/>
      <w:r>
        <w:commentReference w:id="196"/>
      </w:r>
      <w:r>
        <w:rPr/>
      </w:r>
      <w:commentRangeEnd w:id="197"/>
      <w:r>
        <w:commentReference w:id="197"/>
      </w:r>
      <w:r>
        <w:rPr/>
        <w:t>、应用场景不丰富等突出问题。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数据安全方面，严格落实网络安全等级保护</w:t>
            </w:r>
            <w:r>
              <w:rPr>
                <w:kern w:val="0"/>
                <w:szCs w:val="20"/>
              </w:rPr>
              <w:t>2.0</w:t>
            </w:r>
            <w:r>
              <w:rPr>
                <w:kern w:val="0"/>
                <w:szCs w:val="20"/>
              </w:rPr>
              <w:t>要求，对敏感数据实施分类分级管理。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986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198"/>
            <w:r>
              <w:rPr>
                <w:kern w:val="0"/>
                <w:szCs w:val="20"/>
              </w:rPr>
              <w:t>项目建设内容包括数据中台、业务应用系统、安全保障体系和运营管理机制四个部分。</w:t>
            </w:r>
            <w:commentRangeEnd w:id="198"/>
            <w:r>
              <w:commentReference w:id="198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801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为深入贯彻落实国家关于数字经济高质量发展的决策部署，本项目围绕数据要素市场化配置改革开展系统研究。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892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7.3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要求，对敏感数据实施分类分级管理。通过调研发现，现有信息系统存在数据标准不统一、共享渠道不畅通、应用场景不丰富等突出问题。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</w:t>
      </w:r>
      <w:commentRangeStart w:id="199"/>
      <w:r>
        <w:rPr/>
        <w:t>动系统迭代升级。风险分析表明，项目主要面临技术选型、数据质量、进度控制和运维保障四类风险。通过调研发现，现有信息系统存在数据标准不统一、共享渠道不畅通、应</w:t>
      </w:r>
      <w:r>
        <w:rPr/>
      </w:r>
      <w:commentRangeEnd w:id="199"/>
      <w:r>
        <w:commentReference w:id="199"/>
      </w:r>
      <w:r>
        <w:rPr/>
        <w:t>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资金来源为市级财政资金，按照项目实施进度分年度拨付。技术路线采用云原生架构，基于微服务和容器化部署，支持弹性扩展和灰度发布。为深入贯彻落实国家关于数字经济高质量发展的决策部署，本项目围绕数据要素市场化配置改革开展系统研究。技术路线采用云原生架构，基于微服务和容器化部署，支持弹性扩展和灰度发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</w:t>
      </w:r>
      <w:commentRangeStart w:id="200"/>
      <w:r>
        <w:rPr/>
        <w:t>开展系统研究。针对上述风险，本方案提出了相应的防范措施和应急预案，确保风险总体可控。参照国家标准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</w:t>
      </w:r>
      <w:r>
        <w:rPr/>
      </w:r>
      <w:commentRangeEnd w:id="200"/>
      <w:r>
        <w:commentReference w:id="200"/>
      </w:r>
      <w:r>
        <w:rPr/>
        <w:t>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风险分析表明，项目主要面临技术选型、数据质量、进度控制和运维保障四类风险。系统设计遵循高内聚、低耦合的原则，各子系统之间通过标准接口进行数据交换。风险分析表明，项目主要面临技术选型、数据质量、进度控制和运维保障四类风险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以上。针对上述风险，本方案提出了相应的防范措施和应急预案，确保风险总体可控。绩效目标包括产出指标、效益指标和满意度指标三类，共设置二级指标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风险分析表明，项目主要面临技术选型、数据质量、进度控制和运维保障四类风险。项目总投资估算为</w:t>
      </w:r>
      <w:r>
        <w:rPr/>
        <w:t>3850</w:t>
      </w:r>
      <w:r>
        <w:rPr/>
        <w:t>万元，其</w:t>
      </w:r>
      <w:commentRangeStart w:id="201"/>
      <w:r>
        <w:rPr/>
        <w:t>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万元。与周边城市相比，我市在数据开放数量和应用场景丰富度方面仍有一定差距。为深入贯彻</w:t>
      </w:r>
      <w:r>
        <w:rPr/>
      </w:r>
      <w:commentRangeEnd w:id="201"/>
      <w:r>
        <w:commentReference w:id="201"/>
      </w:r>
      <w:r>
        <w:rPr/>
        <w:t>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与周边城市相比，我市在数据开放数量和应用场景丰富度方面仍有一定差距。效益分析显示，项目具有显著的社会效益</w:t>
      </w:r>
      <w:commentRangeStart w:id="202"/>
      <w:r>
        <w:rPr/>
        <w:t>和一定的经济效益，建设必要性充分。针对上述风险，本方案</w:t>
      </w:r>
      <w:r>
        <w:rPr/>
      </w:r>
      <w:commentRangeEnd w:id="202"/>
      <w:r>
        <w:commentReference w:id="202"/>
      </w:r>
      <w:r>
        <w:rPr/>
        <w:t>提出了相应的防范措施和应急预案，确保风险总体可控。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针对上述风险，本方案提出了相应的防范措施和应急预案，确保风险总体可控。通过调研发现，现有信息系统存在数据标准不统一、共享渠</w:t>
      </w:r>
      <w:commentRangeStart w:id="203"/>
      <w:r>
        <w:rPr/>
        <w:t>道不畅通、应用场景不丰富等突出问题。根据《关于构建数据基础制度更好发挥数据要素作用的意见》，应建立数据产权、流通交易、收益分配和安全治理制度。效益分析显示，项目具有显著的社会效益和一定的经济效益，建设必要性充分。本方案坚持统筹规划、分步实施</w:t>
      </w:r>
      <w:r>
        <w:rPr/>
      </w:r>
      <w:commentRangeEnd w:id="203"/>
      <w:r>
        <w:commentReference w:id="203"/>
      </w:r>
      <w:r>
        <w:rPr/>
        <w:t>、急用先行、安全可控的原则，确保项目有序推进。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建设内容包括数据中台、业务应用系统、安全保障体系和运营管理机制四个部分。资金来源为市级财政资金，按照项目实施进度分年度拨付。下一步，将按照“边建设、边应用、边完善”的思路，持续推动系统迭代升级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7.4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与周边城市相比，我市在数据开放数量和应用场景丰富度方面仍有一定差距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项。下一步</w:t>
      </w:r>
      <w:commentRangeStart w:id="204"/>
      <w:r>
        <w:rPr/>
        <w:t>，将按照“边建设、边应用、边完善”的思路，持续推动系统迭代升级。本方案坚持统筹规划、分步实施、急用先行、安全可控的原则，确保项目有序推进。下一步，将按照“边建设、边应用、边完善”的思路，持续推动系统迭代升级</w:t>
      </w:r>
      <w:r>
        <w:rPr/>
      </w:r>
      <w:commentRangeEnd w:id="204"/>
      <w:r>
        <w:commentReference w:id="204"/>
      </w:r>
      <w:r>
        <w:rPr/>
        <w:t>。资金来源为市级财政资金，按照项目实施进度分年度拨付。资金来源为市级财政资金，按照项目实施进度分年度拨付。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下一步，将按照“边建设、边应用、边完善”的思路，持续推动系统迭代升级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下一步，将按照“边建设、边应用、边完善”的思路，持续推动系统迭代升级。风险分析表明，项目主要面临技术选型、数据质量、进度控制</w:t>
      </w:r>
      <w:commentRangeStart w:id="205"/>
      <w:commentRangeStart w:id="206"/>
      <w:r>
        <w:rPr/>
        <w:t>和运维保障四类风险。</w:t>
      </w:r>
      <w:r>
        <w:rPr/>
        <w:t>2023</w:t>
      </w:r>
      <w:r>
        <w:rPr/>
        <w:t>年全市规模以上工业增加值同比</w:t>
      </w:r>
      <w:r>
        <w:rPr/>
      </w:r>
      <w:commentRangeEnd w:id="205"/>
      <w:r>
        <w:commentReference w:id="205"/>
      </w:r>
      <w:r>
        <w:rPr/>
      </w:r>
      <w:commentRangeEnd w:id="206"/>
      <w:r>
        <w:commentReference w:id="206"/>
      </w:r>
      <w:r>
        <w:rPr/>
        <w:t>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技术路线采用云原生架构，基于微服务和容器化部署，支持弹性扩展和灰度发布。为深入贯彻落实国家关于数字经济高质量发展的决策部署，本项目围绕数据要素市场化配置改革开展系统研究。资金来源为市级财政资金，按照项目实施进度分年度拨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</w:t>
      </w:r>
      <w:commentRangeStart w:id="207"/>
      <w:r>
        <w:rPr/>
        <w:t>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要求，对敏感数据实施分类分级管理。通过调</w:t>
      </w:r>
      <w:r>
        <w:rPr/>
      </w:r>
      <w:commentRangeEnd w:id="207"/>
      <w:r>
        <w:commentReference w:id="207"/>
      </w:r>
      <w:r>
        <w:rPr/>
        <w:t>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组织保障方面，成立由分管副市长任组长的项目建设领导小组，统筹协调重大事项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</w:t>
      </w:r>
      <w:commentRangeStart w:id="208"/>
      <w:r>
        <w:rPr/>
        <w:t>，建设必要性充分。效益分析显示，项目具有显著的社会效益和一定的经济效益，建设必要性充分。项目总投资估算为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</w:t>
      </w:r>
      <w:r>
        <w:rPr/>
      </w:r>
      <w:commentRangeEnd w:id="208"/>
      <w:r>
        <w:commentReference w:id="208"/>
      </w:r>
      <w:r>
        <w:rPr/>
        <w:t>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以上。下一步，将按照“边建设、边应用、边完善”的思路，持续推动系统迭代升级。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</w:t>
      </w:r>
      <w:commentRangeStart w:id="209"/>
      <w:r>
        <w:rPr/>
        <w:t>重大事项。组织保障方面，成立由分管副市长任组长的项目建设领导小组，统筹协调重大事项。</w:t>
      </w:r>
      <w:r>
        <w:rPr/>
        <w:t>2023</w:t>
      </w:r>
      <w:r>
        <w:rPr/>
        <w:t>年全市规模</w:t>
      </w:r>
      <w:r>
        <w:rPr/>
      </w:r>
      <w:commentRangeEnd w:id="209"/>
      <w:r>
        <w:commentReference w:id="209"/>
      </w:r>
      <w:r>
        <w:rPr/>
        <w:t>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项目建设内容包括数据中台、业务应用系统、安全保障体系和运营管理机制四个部分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万元。与周边城市相比，我市在数据开放数量和</w:t>
      </w:r>
      <w:commentRangeStart w:id="210"/>
      <w:r>
        <w:rPr/>
        <w:t>应用场景丰富度方面仍有一定差距。根据《关于构建数据基础制度更好发挥数据要素作用的意见》，应建立数据产权、流通交易</w:t>
      </w:r>
      <w:r>
        <w:rPr/>
      </w:r>
      <w:commentRangeEnd w:id="210"/>
      <w:r>
        <w:commentReference w:id="210"/>
      </w:r>
      <w:r>
        <w:rPr/>
        <w:t>、收益分配和安全治理制度。资金来源为市级财政资金，按照项目实施进度分年度拨付。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万元。针对上述风险，本方案提出了相应的防范措施和应急预案，确保风险总体可控。下一步，将按照“边建设、边应用、边完善”的思路，持续推动系统迭代升级。数据安全方面，严格落实网络安全等级保护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为深入贯彻落实国家关于数字经济高质量发展的决策部署，本项目围绕数据要素市场化配置改革开展系统研究。效益分析显示，项目具有显著的社会效益和一定的经济效益，建设必要性充分。技术路线</w:t>
      </w:r>
      <w:commentRangeStart w:id="211"/>
      <w:commentRangeStart w:id="212"/>
      <w:r>
        <w:rPr/>
        <w:t>采用云原生架构，基于微服务和容器化部署，支持弹性扩展和灰度发布。参照国家标准</w:t>
      </w:r>
      <w:r>
        <w:rPr/>
        <w:t>GB/T 36073-2018</w:t>
      </w:r>
      <w:r>
        <w:rPr/>
        <w:t>《数据管</w:t>
      </w:r>
      <w:r>
        <w:rPr/>
      </w:r>
      <w:commentRangeEnd w:id="211"/>
      <w:r>
        <w:commentReference w:id="211"/>
      </w:r>
      <w:r>
        <w:rPr/>
      </w:r>
      <w:commentRangeEnd w:id="212"/>
      <w:r>
        <w:commentReference w:id="212"/>
      </w:r>
      <w:r>
        <w:rPr/>
        <w:t>理能力成熟度评估模型》，开展数据管理能力评估。为深入贯彻落实国家关于数字经济高质量发展的决策部署，本项目围绕数据要素市场化配置改革开展系统研究。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项目建设内容包括数据中台、业务应用系统、安全保障体系和运营管理机制四个部分。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745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213"/>
            <w:r>
              <w:rPr>
                <w:kern w:val="0"/>
                <w:szCs w:val="20"/>
              </w:rPr>
              <w:t>根据《关于构建数据基础制度更好发挥数据要素作用的意见》，应建立数据产权、流通交易、收益分配和安全治理制度。</w:t>
            </w:r>
            <w:commentRangeEnd w:id="213"/>
            <w:r>
              <w:commentReference w:id="213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569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绩效目标包括产出指标、效益指标和满意度指标三类，共设置二级指标</w:t>
            </w:r>
            <w:r>
              <w:rPr>
                <w:kern w:val="0"/>
                <w:szCs w:val="20"/>
              </w:rPr>
              <w:t>12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238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8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8.1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风险分析表明，项目主要面临技术选型、数据质量、进度控制和运维保障四类风险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系统设计遵循高内聚、低耦合的原则，各子系统之间通过标准接口进行数据交换。组织保障方面，成</w:t>
      </w:r>
      <w:commentRangeStart w:id="214"/>
      <w:r>
        <w:rPr/>
        <w:t>立由分管副市长任组长的项目建设领导小组，统筹协调重大事项。与周边城市相比，我市在数据开放数量和应用场景丰富度方面仍有一定差距。效益分</w:t>
      </w:r>
      <w:r>
        <w:rPr/>
      </w:r>
      <w:commentRangeEnd w:id="214"/>
      <w:r>
        <w:commentReference w:id="214"/>
      </w:r>
      <w:r>
        <w:rPr/>
        <w:t>析显示，项目具有显著的社会效益和一定的经济效益，建设必要性充分。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项目建设内容包括数据中台、业务应用系统、安全保障体系和运营管理机制四个部分。效益分析显示，项目具有显著的社会效益和一定的经济效益，建设必要性充分。通过调研发现，现有信息系统存在数据标准不统一、共享渠道不畅通、应用场景不丰富等突出问题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分钟。本方案坚持统筹规划、分步实施、急用先行、安全可控的原则，确保项目有序推进。风险分析表明，项目主要面临技术选</w:t>
      </w:r>
      <w:commentRangeStart w:id="215"/>
      <w:commentRangeStart w:id="216"/>
      <w:r>
        <w:rPr/>
        <w:t>型、数据质量、进度控制和运维保障四类风险。预计项目建成后，每年可节约行政成本约</w:t>
      </w:r>
      <w:r>
        <w:rPr/>
        <w:t>1200</w:t>
      </w:r>
      <w:r>
        <w:rPr/>
        <w:t>万元，群众办事平</w:t>
      </w:r>
      <w:r>
        <w:rPr/>
      </w:r>
      <w:commentRangeEnd w:id="215"/>
      <w:r>
        <w:commentReference w:id="215"/>
      </w:r>
      <w:r>
        <w:rPr/>
      </w:r>
      <w:commentRangeEnd w:id="216"/>
      <w:r>
        <w:commentReference w:id="216"/>
      </w:r>
      <w:r>
        <w:rPr/>
        <w:t>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本方案坚持统筹规划、分步实施、急用先行、安全可控的原则，确保项目有序推进。本方案坚持统筹规划、分步实施、急用先行、安全可控的原则，确保项目有序推进。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与周边城市相比，我市在数据开放数量和应用场景丰富度方面仍有一定差距。为深入贯彻落实国家关于数字经济高质量发展的决策</w:t>
      </w:r>
      <w:commentRangeStart w:id="217"/>
      <w:commentRangeStart w:id="218"/>
      <w:r>
        <w:rPr/>
        <w:t>部署，本项目围绕数据要素市场化配置改革开展系统研究。组织保障方面，成立由分管副市长任组长的项目建设领导小组，统筹协调重大事项。需求分析阶段共走访了市直部门</w:t>
      </w:r>
      <w:r>
        <w:rPr/>
        <w:t>23</w:t>
      </w:r>
      <w:r>
        <w:rPr/>
        <w:t>个、区县政府</w:t>
      </w:r>
      <w:r>
        <w:rPr/>
      </w:r>
      <w:commentRangeEnd w:id="217"/>
      <w:r>
        <w:commentReference w:id="217"/>
      </w:r>
      <w:r>
        <w:rPr/>
      </w:r>
      <w:commentRangeEnd w:id="218"/>
      <w:r>
        <w:commentReference w:id="218"/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以上。系统设计遵循高内聚、低耦合的原则，各子系统之间通过标准接口进行数据交换。组织保障方面，成立由分管副市长任组长的项目建设领导小组，统筹协调重大事项。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为深入贯彻落实国家关于数字经济高质量发展的决策部署，本项目围绕数据要素市场化配置改革开展系统研究。根据《关于构建数据基础制度更好发挥数据要素作</w:t>
      </w:r>
      <w:commentRangeStart w:id="219"/>
      <w:r>
        <w:rPr/>
        <w:t>用的意见》，应建立数据产权、流通交易、收益分配和安全治理制度。资金来源为市级财政资金，按照项目实施进度分年度拨付。参照国家标准</w:t>
      </w:r>
      <w:r>
        <w:rPr/>
        <w:t>GB/T 36073-2</w:t>
      </w:r>
      <w:r>
        <w:rPr/>
      </w:r>
      <w:commentRangeEnd w:id="219"/>
      <w:r>
        <w:commentReference w:id="219"/>
      </w:r>
      <w:r>
        <w:rPr/>
        <w:t>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系统设计遵循高内聚、低耦合的原则，各子系统之间通过标准接口进行数据交换。与周边城市相比，我市在数据开放数量和应用场景丰富度方面仍有一定差距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</w:t>
      </w:r>
      <w:commentRangeStart w:id="220"/>
      <w:r>
        <w:rPr/>
        <w:t>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万元。技术路</w:t>
      </w:r>
      <w:r>
        <w:rPr/>
      </w:r>
      <w:commentRangeEnd w:id="220"/>
      <w:r>
        <w:commentReference w:id="220"/>
      </w:r>
      <w:r>
        <w:rPr/>
        <w:t>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通过调研发现，现有信息系统存在数据标准不统一、共享渠道不畅通、应用场景不丰富等突出问题。参照国家标准</w:t>
      </w:r>
      <w:r>
        <w:rPr/>
        <w:t>GB/T 36073-2018</w:t>
      </w:r>
      <w:r>
        <w:rPr/>
        <w:t>《数据管理能力成熟度评估模型》，开展数据管理能力评估。项目总投资估算为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8.2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个百分点。针对上述风险，本方案提出了相应的防范措施和应急预案，确保风险总体可控。为深入贯彻落</w:t>
      </w:r>
      <w:commentRangeStart w:id="221"/>
      <w:r>
        <w:rPr/>
        <w:t>实国家关于数字经济高质量发展的决策部署，本项目围绕数据要素市场化配置改革开展系统研究。绩效目标包括产出指标、效益指标和满意度指标三类，共设置二级指标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GB/T 36073-2018</w:t>
      </w:r>
      <w:r>
        <w:rPr/>
        <w:t>《数据管理能力成</w:t>
      </w:r>
      <w:r>
        <w:rPr/>
      </w:r>
      <w:commentRangeEnd w:id="221"/>
      <w:r>
        <w:commentReference w:id="221"/>
      </w:r>
      <w:r>
        <w:rPr/>
        <w:t>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组织保障方面，成立由分管副市长任组长的项目建设领导小组，统筹协调重大事项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要求，对敏感数据实施分类分级管理。针对上述风险，本方案提出了相应的防范措施和应急预案，确保风险总体可控。数据安全方面，严格落实网络安全等级保护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资金来源为市级财政资金，按照项目实施进度分年度拨付。参照国家标准</w:t>
      </w:r>
      <w:r>
        <w:rPr/>
        <w:t>GB/T 36073-2018</w:t>
      </w:r>
      <w:r>
        <w:rPr/>
        <w:t>《数据管理能力成熟度评估模型》，开展数据管理能力评估。项目总投资估算为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万元。下一步，将</w:t>
      </w:r>
      <w:commentRangeStart w:id="222"/>
      <w:r>
        <w:rPr/>
        <w:t>按照“边建设、边应用、边完善”的思路，持续推动系统迭代升级。参照国家标准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</w:t>
      </w:r>
      <w:r>
        <w:rPr/>
      </w:r>
      <w:commentRangeEnd w:id="222"/>
      <w:r>
        <w:commentReference w:id="222"/>
      </w:r>
      <w:r>
        <w:rPr/>
        <w:t>的防范措施和应急预案，确保风险总体可控。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下一步，将按照“边建设、边应用、边完善”的思路，持续推动系统迭代升级。为</w:t>
      </w:r>
      <w:commentRangeStart w:id="223"/>
      <w:r>
        <w:rPr/>
        <w:t>深入贯彻落实国家关于数字经济高质量发展的决策部署，本项目围绕数据要素市场化配置改革开展系统研究。本方案坚持统筹规划、分步实施、急用先行、安全可控的原则，确保项目有序推进。根据《关于构建数据基础制度更好发挥数据要素作用的意见</w:t>
      </w:r>
      <w:r>
        <w:rPr/>
      </w:r>
      <w:commentRangeEnd w:id="223"/>
      <w:r>
        <w:commentReference w:id="223"/>
      </w:r>
      <w:r>
        <w:rPr/>
        <w:t>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针对上述风险，本方案提出了相应的防范措施和应急预案，确保风险总体可控。系统设计遵循高内聚、低耦合的原则，各子系统之间通过标准接口进行数据交换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</w:t>
      </w:r>
      <w:commentRangeStart w:id="224"/>
      <w:r>
        <w:rPr/>
        <w:t>管理。效益分析显示，项目具有显著的社会效益和一定的经济效益，建设必要性充分。预计项目建成后，每年可节约行</w:t>
      </w:r>
      <w:r>
        <w:rPr/>
      </w:r>
      <w:commentRangeEnd w:id="224"/>
      <w:r>
        <w:commentReference w:id="224"/>
      </w:r>
      <w:r>
        <w:rPr/>
        <w:t>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资金来源为市级财政资金，按照项目实施进度分年度拨付。资金来源为市级财政资金，按照项目实施进度分年度拨付。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</w:t>
      </w:r>
      <w:commentRangeStart w:id="225"/>
      <w:r>
        <w:rPr/>
        <w:t>水平</w:t>
      </w:r>
      <w:r>
        <w:rPr/>
        <w:t>1.2</w:t>
      </w:r>
      <w:r>
        <w:rPr/>
        <w:t>个百分点。根据《关于构建数据基础制度更好发挥数据要素作用的意见》，应建立数据产权、流通交易、收益分配和安全治理</w:t>
      </w:r>
      <w:r>
        <w:rPr/>
      </w:r>
      <w:commentRangeEnd w:id="225"/>
      <w:r>
        <w:commentReference w:id="225"/>
      </w:r>
      <w:r>
        <w:rPr/>
        <w:t>制度。本方案坚持统筹规划、分步实施、急用先行、安全可控的原则，确保项目有序推进。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本方案坚持统筹规划、分步实施、急用先行、安全可控的原则，确保项目有序推进。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226"/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  <w:commentRangeEnd w:id="226"/>
            <w:r>
              <w:commentReference w:id="226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546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393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8.3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资金来源为市级财政资金，按照项目实施进度分年度拨付。系统设计遵循高内聚、低耦合的原则，各子系统之间通过标准接口进行数据交换。技术路线采用云原生架构，基于微服务和容器化部署，支持弹性扩展和灰度发布。风险分析表明，项目主要面临技术选型、数据质量、进度控制和运维保障四类风险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commentRangeStart w:id="227"/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</w:t>
      </w:r>
      <w:r>
        <w:rPr/>
      </w:r>
      <w:commentRangeEnd w:id="227"/>
      <w:r>
        <w:commentReference w:id="227"/>
      </w:r>
      <w:r>
        <w:rPr/>
        <w:t>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风险分析表明，项目主要面临技术选型、数据质量、进度控制和运维保障四类风险。根据《关于构建数据基础制度更好发挥数据要素作用的意见》，应建立数据产权、流通交易、收益分配和安全治理制度。根据《关于构建数据基础制度更好发挥数据要素作用的意见》，应建立数据产权、流通交易、收益分配和安全治理制度。本方案坚持统筹规划、分步实施、急用先行、安全可控的原则，确保项目有序推进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与周边城市相比，我市在数据开放数量和应用场景丰富度方面仍有一定差距。参照国家标准</w:t>
      </w:r>
      <w:r>
        <w:rPr/>
        <w:t>GB/T 36073-</w:t>
      </w:r>
      <w:commentRangeStart w:id="228"/>
      <w:r>
        <w:rPr/>
        <w:t>2018</w:t>
      </w:r>
      <w:r>
        <w:rPr/>
        <w:t>《数据管理能力成熟度评估模型》，开展数据管理能力评估。针对上述风险，本方案提出了相应的防范措施和应急预案，确保风险总体可控。数据安全方面，严格落实网络安全等级保护</w:t>
      </w:r>
      <w:r>
        <w:rPr/>
        <w:t>2</w:t>
      </w:r>
      <w:r>
        <w:rPr/>
      </w:r>
      <w:commentRangeEnd w:id="228"/>
      <w:r>
        <w:commentReference w:id="228"/>
      </w:r>
      <w:r>
        <w:rPr/>
        <w:t>.0</w:t>
      </w:r>
      <w:r>
        <w:rPr/>
        <w:t>要求，对敏感数据实施分类分级管理。下一步，将按照“边建设、边应用、边完善”的思路，持续推动系统迭代升级。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资金来源为市级财政资金，按照项目实施进度分年度拨付。项目建设内容包括数据中台、业务应用系统、安全保障体系和运营管理机制</w:t>
      </w:r>
      <w:del w:id="4" w:author="李教授" w:date="2026-09-01T00:00:00Z">
        <w:r>
          <w:rPr/>
          <w:delText>原有表述</w:delText>
        </w:r>
      </w:del>
      <w:ins w:id="5" w:author="李教授" w:date="2026-09-01T00:00:00Z">
        <w:r>
          <w:rPr/>
          <w:t>修订后的表述</w:t>
        </w:r>
      </w:ins>
      <w:r>
        <w:rPr/>
        <w:t>四个部分。根据《关于构建数据基础制度更好发挥数据要素作用的意见》，应建立数据产权、流通交易、收益分配和安全治理制度。下一步，将按照“边建设、边应用、边完善”的思路，持续推动系统迭代升级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项。通过调研发现，现有信息系统存在数据标准不统一、共享渠道不畅通、应用场景不丰富等突出问题。下一步，将按照“边建设、边应用、边完善”的思路，持续推动系统迭代升级。参照国家标准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</w:t>
      </w:r>
      <w:commentRangeStart w:id="229"/>
      <w:r>
        <w:rPr/>
        <w:t>集各类业务需求</w:t>
      </w:r>
      <w:r>
        <w:rPr/>
        <w:t>186</w:t>
      </w:r>
      <w:r>
        <w:rPr/>
        <w:t>项。与周边城市相比，我市在数据开放数量和应用场景丰富度方面仍有一定差</w:t>
      </w:r>
      <w:r>
        <w:rPr/>
      </w:r>
      <w:commentRangeEnd w:id="229"/>
      <w:r>
        <w:commentReference w:id="229"/>
      </w:r>
      <w:r>
        <w:rPr/>
        <w:t>距。绩效目标包括产出指标、效益指标和满意度指标三类，共设置二级指标</w:t>
      </w:r>
      <w:r>
        <w:rPr/>
        <w:t>12</w:t>
      </w:r>
      <w:r>
        <w:rPr/>
        <w:t>项。为深入贯彻落实国家关于数字经济高质量发展的决策部署，本项目围绕数据要素市场化配置改革开展系统研究。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系统设计遵循高内聚、低耦合的原则，各子系统之间通过标准接口进行数据交换。本方案坚持统筹规划、分步实施</w:t>
      </w:r>
      <w:commentRangeStart w:id="230"/>
      <w:r>
        <w:rPr/>
        <w:t>、急用先行、安全可控的原则，确保项目有序推进。本方案坚持统筹规划、分步实施、急用先行、安全可</w:t>
      </w:r>
      <w:r>
        <w:rPr/>
      </w:r>
      <w:commentRangeEnd w:id="230"/>
      <w:r>
        <w:commentReference w:id="230"/>
      </w:r>
      <w:r>
        <w:rPr/>
        <w:t>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分钟。针对上述风险，本方案提出了相应的防范措施和应急预案，确保风险总体可控。组织保障方面，成立由分管副市长任组长的项目建设领导小组，统筹协调重大事项。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</w:t>
      </w:r>
      <w:commentRangeStart w:id="231"/>
      <w:commentRangeStart w:id="232"/>
      <w:r>
        <w:rPr/>
        <w:t>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通过调研发现，现有信息系统存在数据标准不统一、共享渠道不畅通、应用场景不丰富等突出问题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</w:t>
      </w:r>
      <w:r>
        <w:rPr/>
        <w:t>2023</w:t>
      </w:r>
      <w:r>
        <w:rPr/>
        <w:t>年全市规</w:t>
      </w:r>
      <w:r>
        <w:rPr/>
      </w:r>
      <w:commentRangeEnd w:id="231"/>
      <w:r>
        <w:commentReference w:id="231"/>
      </w:r>
      <w:r>
        <w:rPr/>
      </w:r>
      <w:commentRangeEnd w:id="232"/>
      <w:r>
        <w:commentReference w:id="232"/>
      </w:r>
      <w:r>
        <w:rPr/>
        <w:t>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根据《关于构建数据基础制度更好发挥数据要素作用的意见》，应建立数据产权、流通交易、收益分配和安全治理制度。针对上述风险，本方案提出了相应的防范措施和应急预案，确保风险总体可控。资金来源为市级财政资金，按照项目实施进度分年度拨付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</w:t>
      </w:r>
      <w:commentRangeStart w:id="233"/>
      <w:r>
        <w:rPr/>
        <w:t>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以上。下一步，将按照“边建设、边应用、边完善”的思路，持续推动</w:t>
      </w:r>
      <w:r>
        <w:rPr/>
      </w:r>
      <w:commentRangeEnd w:id="233"/>
      <w:r>
        <w:commentReference w:id="233"/>
      </w:r>
      <w:r>
        <w:rPr/>
        <w:t>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8.4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针对上述风险，本方案提出了相应的防范措施和应急预案，确保风险总体可控。为深入贯彻落实国家关于数字经济高质量发展的决策部署，本项目围绕数据要素市场化配置改革开展系统研究。数据</w:t>
      </w:r>
      <w:commentRangeStart w:id="234"/>
      <w:commentRangeStart w:id="235"/>
      <w:r>
        <w:rPr/>
        <w:t>安全方面，严格落实网络安全等级保护</w:t>
      </w:r>
      <w:r>
        <w:rPr/>
        <w:t>2.0</w:t>
      </w:r>
      <w:r>
        <w:rPr/>
        <w:t>要求，对敏感数据实施分类分级管理。预计项目建成后，每年可节约行政成本约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</w:t>
      </w:r>
      <w:r>
        <w:rPr/>
      </w:r>
      <w:commentRangeEnd w:id="234"/>
      <w:r>
        <w:commentReference w:id="234"/>
      </w:r>
      <w:r>
        <w:rPr/>
      </w:r>
      <w:commentRangeEnd w:id="235"/>
      <w:r>
        <w:commentReference w:id="235"/>
      </w:r>
      <w:r>
        <w:rPr/>
        <w:t>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资金来源为市级财政资金，按照项目实施进度分年度拨付。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</w:t>
      </w:r>
      <w:commentRangeStart w:id="236"/>
      <w:commentRangeStart w:id="237"/>
      <w:r>
        <w:rPr/>
        <w:t>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</w:t>
      </w:r>
      <w:r>
        <w:rPr/>
      </w:r>
      <w:commentRangeEnd w:id="236"/>
      <w:r>
        <w:commentReference w:id="236"/>
      </w:r>
      <w:r>
        <w:rPr/>
      </w:r>
      <w:commentRangeEnd w:id="237"/>
      <w:r>
        <w:commentReference w:id="237"/>
      </w:r>
      <w:r>
        <w:rPr/>
        <w:t>用</w:t>
      </w:r>
      <w:r>
        <w:rPr/>
        <w:t>870</w:t>
      </w:r>
      <w:r>
        <w:rPr/>
        <w:t>万元。技术路线采用云原生架构，基于微服务和容器化部署，支持弹性扩展和灰度发布。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组织保障方面，成立由分管副市长任组长的项目建设领导小组，统筹协调重大事项。为深入贯彻落实国家关</w:t>
      </w:r>
      <w:commentRangeStart w:id="238"/>
      <w:r>
        <w:rPr/>
        <w:t>于数字经济高质量发展的决策部署，本项目围绕数据要素市场化配置改革开展系统研究。数据安全方面，严格落实网络安全等级保护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要求，对敏感数据实施分类分级管理。组织保障方面，成立由分管副市长任组长的项目建设领导小组，统筹协调重大事项。资金来</w:t>
      </w:r>
      <w:r>
        <w:rPr/>
      </w:r>
      <w:commentRangeEnd w:id="238"/>
      <w:r>
        <w:commentReference w:id="238"/>
      </w:r>
      <w:r>
        <w:rPr/>
        <w:t>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万元。系统设计遵循高内聚、低耦合的原则，各子系统之间通过标准接口进行数据交换。系统设计遵循高内聚、低耦合的原则，各子系统之间通过标准接口进行数据交换。需求分析阶段共走访了市直部门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针对上述风险，本方案提出了相应的防范措施和应急预案，确保风险总体可控。技术路线采用云原生架构，基于微服务和容器化部署，支持弹性扩展和灰度发布。与周边城市相比，我市在数据开放数量和应用场景丰富度方面仍有一定差距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分钟。效益分析显示，项目具有显</w:t>
      </w:r>
      <w:commentRangeStart w:id="239"/>
      <w:r>
        <w:rPr/>
        <w:t>著的社会效益和一定的经济效益，建设必要性充分。运维保障采用“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分钟。本方案坚持统筹规划、分步实施、急用先行、安全可控的原则，确保项目有序推进。组织保障方面，成立由分</w:t>
      </w:r>
      <w:r>
        <w:rPr/>
      </w:r>
      <w:commentRangeEnd w:id="239"/>
      <w:r>
        <w:commentReference w:id="239"/>
      </w:r>
      <w:r>
        <w:rPr/>
        <w:t>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与周边城市相比，我市在数据开放数量和应用场景丰富度方面仍有一定差距。系统设计遵循高内聚、低耦合的原则，各子系统之间通过标准接口进行数据交换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资金来源为市级财政资金，按照项目实施进度分年度拨付。针对上述风险，本方案提出了相应的防范措施和应急预案，确保风险总体可控。</w:t>
      </w:r>
      <w:r>
        <w:rPr/>
        <w:t>2023</w:t>
      </w:r>
      <w:r>
        <w:rPr/>
        <w:t>年全市规模以上工</w:t>
      </w:r>
      <w:commentRangeStart w:id="240"/>
      <w:r>
        <w:rPr/>
        <w:t>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《数据管理能力成熟度评估模型》，开展数据管理能力评估。技术</w:t>
      </w:r>
      <w:r>
        <w:rPr/>
      </w:r>
      <w:commentRangeEnd w:id="240"/>
      <w:r>
        <w:commentReference w:id="240"/>
      </w:r>
      <w:r>
        <w:rPr/>
        <w:t>路线采用云原生架构，基于微服务和容器化部署，支持弹性扩展和灰度发布。通过调研发现，现有信息系统存在数据标准不统一、共享渠道不畅通、应用场景不丰富等突出问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技术路线采用云原生架构，基于微服务和容器化部署，支持弹性扩展和灰度发布。数据安全方面，严格落实网络安全等级保护</w:t>
      </w:r>
      <w:r>
        <w:rPr/>
        <w:t>2.0</w:t>
      </w:r>
      <w:commentRangeStart w:id="241"/>
      <w:commentRangeStart w:id="242"/>
      <w:r>
        <w:rPr/>
        <w:t>要求，对敏感数据实施分类分级管理。为深入贯彻落实国家关于数字经济</w:t>
      </w:r>
      <w:r>
        <w:rPr/>
      </w:r>
      <w:commentRangeEnd w:id="241"/>
      <w:r>
        <w:commentReference w:id="241"/>
      </w:r>
      <w:r>
        <w:rPr/>
      </w:r>
      <w:commentRangeEnd w:id="242"/>
      <w:r>
        <w:commentReference w:id="242"/>
      </w:r>
      <w:r>
        <w:rPr/>
        <w:t>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系统设计遵循高内聚、低耦合的原则，各子系统之间通过标准接口进行数据交换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资金来源为市级财政资金，按照项目实施进度分年度拨付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</w:t>
      </w:r>
      <w:commentRangeStart w:id="243"/>
      <w:r>
        <w:rPr/>
        <w:t>.2</w:t>
      </w:r>
      <w:r>
        <w:rPr/>
        <w:t>个百分点。根据《关于构建数据基础制度更好发挥数据要素作用的意见》，应建立数据产权、流通交易、收益分配</w:t>
      </w:r>
      <w:r>
        <w:rPr/>
      </w:r>
      <w:commentRangeEnd w:id="243"/>
      <w:r>
        <w:commentReference w:id="243"/>
      </w:r>
      <w:r>
        <w:rPr/>
        <w:t>和安全治理制度。组织保障方面，成立由分管副市长任组长的项目建设领导小组，统筹协调重大事项。效益分析显示，项目具有显著的社会效益和一定的经济效益，建设必要性充分。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835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244"/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  <w:commentRangeEnd w:id="244"/>
            <w:r>
              <w:commentReference w:id="244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9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9.1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组织保障方面，成立由分管副市长任组长的项目建设领导小组，统筹协调重大事项。为深入贯彻落实国家关于数字经济高质量发展的决策部署，本项目围绕数据要素市场化配置改革开展系统研究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以上。根据《关于构建数据基</w:t>
      </w:r>
      <w:commentRangeStart w:id="245"/>
      <w:r>
        <w:rPr/>
        <w:t>础制度更好发挥数据要素作用的意见》，应建立数据产权、流通交易、收益分配和安全治理制度。资金来源为市级财政资金，按照项目实施进度分年度拨付。预计项目建成后，每年可节约行政成本约</w:t>
      </w:r>
      <w:r>
        <w:rPr/>
        <w:t>120</w:t>
      </w:r>
      <w:r>
        <w:rPr/>
      </w:r>
      <w:commentRangeEnd w:id="245"/>
      <w:r>
        <w:commentReference w:id="245"/>
      </w:r>
      <w:r>
        <w:rPr/>
        <w:t>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系统设计遵循高内聚、低耦合的原则，各子系统之间通过标准接口进行数据交换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个百分点。风险分析表明，项目主要面临技术选型、数据质</w:t>
      </w:r>
      <w:commentRangeStart w:id="246"/>
      <w:commentRangeStart w:id="247"/>
      <w:r>
        <w:rPr/>
        <w:t>量、进度控制和运维保障四类风险。组织保障方面，成立由分管副市长任组长的项目建设领导小组，统筹协调重大事项。效益分析显示，项目具有显著的社会效益和一定的经济效益，建设必要性充分。风险分析表明，项目主要面临技术选型、数据质量、</w:t>
      </w:r>
      <w:r>
        <w:rPr/>
      </w:r>
      <w:commentRangeEnd w:id="247"/>
      <w:r>
        <w:commentReference w:id="247"/>
      </w:r>
      <w:r>
        <w:rPr/>
      </w:r>
      <w:commentRangeEnd w:id="246"/>
      <w:r>
        <w:commentReference w:id="246"/>
      </w:r>
      <w:r>
        <w:rPr/>
        <w:t>进度控制和运维保障四类风险。系统设计遵循高内聚、低耦合的原则，各子系统之间通过标准接口进行数据交换。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以上。本方案坚持统筹规划、分步实施、急用先行、安全可控的原则，确保项目有序推进。参照国家标准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项。资金来源为市级财政资金，按照项目实施进度分年度拨付。组织保障方面，成立由分管副市长任组长的项目建设领导小组，统筹协调重大事项。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技术路线采用云原生架构，基于微服务和容器化部署，支持弹性扩展和灰度发布。针对上</w:t>
      </w:r>
      <w:commentRangeStart w:id="248"/>
      <w:r>
        <w:rPr/>
        <w:t>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</w:t>
      </w:r>
      <w:r>
        <w:rPr/>
      </w:r>
      <w:commentRangeEnd w:id="248"/>
      <w:r>
        <w:commentReference w:id="248"/>
      </w:r>
      <w:r>
        <w:rPr/>
        <w:t>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技术路线采用云原生架构，基于微服务和容器化部署，支持弹性扩展和灰度发布。本方案坚持统筹规划、分步实施、急用先行、安全可控的原则，确保项目有序推进。需求分析阶段共走访了市直部门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本方案坚持统筹规划、分步实施、急用先行、安全可控的原则，确保项目有序推进。项目建设内容包括数据中</w:t>
      </w:r>
      <w:commentRangeStart w:id="249"/>
      <w:r>
        <w:rPr/>
        <w:t>台、业务应用系统、安全保障体系和运营管理机制四个部分。根据《关于构建数据基础制度</w:t>
      </w:r>
      <w:r>
        <w:rPr/>
      </w:r>
      <w:commentRangeEnd w:id="249"/>
      <w:r>
        <w:commentReference w:id="249"/>
      </w:r>
      <w:r>
        <w:rPr/>
        <w:t>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要求，对敏感数据实施分类分级管理。风险分析表明，项目主要面临技术选型、数据质量、进</w:t>
      </w:r>
      <w:commentRangeStart w:id="250"/>
      <w:r>
        <w:rPr/>
        <w:t>度控制和运维保障四类风险。通过调研发现，现有信息系统存在数据标准不统一、共享渠道不</w:t>
      </w:r>
      <w:r>
        <w:rPr/>
      </w:r>
      <w:commentRangeEnd w:id="250"/>
      <w:r>
        <w:commentReference w:id="250"/>
      </w:r>
      <w:r>
        <w:rPr/>
        <w:t>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</w:t>
      </w:r>
      <w:commentRangeStart w:id="251"/>
      <w:r>
        <w:rPr/>
        <w:t>改革开展系统研究。系统设计遵循高内聚、低耦合的原则，各子系统之间通过标准接口进行数据交换。根据《关于构建数据基础制度更好发挥数据要素作用的意见》，应建立数据产权、流通交易、收益分配和安全治理制度。项目建设内容包括数</w:t>
      </w:r>
      <w:r>
        <w:rPr/>
      </w:r>
      <w:commentRangeEnd w:id="251"/>
      <w:r>
        <w:commentReference w:id="251"/>
      </w:r>
      <w:r>
        <w:rPr/>
        <w:t>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系统设计遵循高内聚、低耦合的原则，各子系统之间通过标准接口进行数据交换。绩效目标包括产出指标、效益指标和满意度指标三类，共设置二级指标</w:t>
      </w:r>
      <w:r>
        <w:rPr/>
        <w:t>12</w:t>
      </w:r>
      <w:r>
        <w:rPr/>
        <w:t>项。组织保障方面，成立由分管副市长任组长的项目建设领导小组，统筹协调重大事项。组织保障方面，成立由分管副市长任组长的项目建设领导小组，统筹协调重大事项。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9.2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</w:t>
      </w:r>
      <w:commentRangeStart w:id="252"/>
      <w:r>
        <w:rPr/>
        <w:t>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</w:t>
      </w:r>
      <w:r>
        <w:rPr/>
      </w:r>
      <w:commentRangeEnd w:id="252"/>
      <w:r>
        <w:commentReference w:id="252"/>
      </w:r>
      <w:r>
        <w:rPr/>
        <w:t>.2</w:t>
      </w:r>
      <w:r>
        <w:rPr/>
        <w:t>个百分点。运维保障采用“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下一步，将按照“边建设、边应用、边完善”的思路，持续推动系统迭代升级。针对上述风险，本方案提出</w:t>
      </w:r>
      <w:commentRangeStart w:id="253"/>
      <w:r>
        <w:rPr/>
        <w:t>了相应的防范措施和应急预案，确保风险总体可控。绩效目标包括产出指标、效益指标和满意度指标三类，共设置二级指标</w:t>
      </w:r>
      <w:r>
        <w:rPr/>
        <w:t>12</w:t>
      </w:r>
      <w:r>
        <w:rPr/>
        <w:t>项。根据《关于构建数据基础制度更好发挥数据</w:t>
      </w:r>
      <w:r>
        <w:rPr/>
      </w:r>
      <w:commentRangeEnd w:id="253"/>
      <w:r>
        <w:commentReference w:id="253"/>
      </w:r>
      <w:r>
        <w:rPr/>
        <w:t>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风险分析表明，项目主要面临技术选型、数据质量、进度控制和运维保障四类风险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通过调研发现，现有信息系统存在数据标准不统一、共享渠道不畅通、应用场景不丰富等突出问题。下一步，将按照“边建设、边应用、边完善</w:t>
      </w:r>
      <w:commentRangeStart w:id="254"/>
      <w:r>
        <w:rPr/>
        <w:t>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为深入贯彻落实国家关于数字经济高质量发展的决策部署，本项目围绕数据要素市场化配置改革开展系统研究。根据《关于构建数据基础制度更好发挥数据要素作用的意见》，应建立数据产权、流</w:t>
      </w:r>
      <w:r>
        <w:rPr/>
      </w:r>
      <w:commentRangeEnd w:id="254"/>
      <w:r>
        <w:commentReference w:id="254"/>
      </w:r>
      <w:r>
        <w:rPr/>
        <w:t>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资金来源为市级财政资金，按照项目实施进度分年度拨付。资金来源为市级财政资金，按照项目实施进度分年度拨付。风险分析表明，项目主要面临技术选型、数据质量、进度控制和运维保障四类风险。本方案坚持统筹规划、分步实施、急用先行、安全可控的原则，确保项目有序推进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系统设计遵循高内聚、低耦合的原则，各子系统之间通过标准接口进行数据交换。组织保障方面，成立由分管副市长任组长的项目建设领导小组，统筹协调重大事项。</w:t>
      </w:r>
      <w:commentRangeStart w:id="255"/>
      <w:r>
        <w:rPr/>
        <w:t>系统设计遵循高内聚、低耦合的原则，各子系统之间通过标准接口进行数据交换。下一步，将按照“边建设、边应用、边完善”的思</w:t>
      </w:r>
      <w:r>
        <w:rPr/>
      </w:r>
      <w:commentRangeEnd w:id="255"/>
      <w:r>
        <w:commentReference w:id="255"/>
      </w:r>
      <w:r>
        <w:rPr/>
        <w:t>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为深入贯彻落实国家关于数字经济高质量发展的决策部署，本项目围绕数据要素市场化配置改革开展系统研究。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要求，对敏感数据实施分类分级管理。系统设计遵循高内聚、低耦合的原则，各子系统之间通过标准接口进行数据交换。风险分析表明，项目主要面临技术选型、数据质量、进度控制和运维保障四类风险。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</w:t>
      </w:r>
      <w:commentRangeStart w:id="256"/>
      <w:r>
        <w:rPr/>
        <w:t>步实施、急用先行、安全可控的原则，确保项目有序推进。针对上述风险，本方案提出了相应的防范措施和应急预案，确保风险总体可控。数据安全方面，严格落实网络安全等级</w:t>
      </w:r>
      <w:r>
        <w:rPr/>
      </w:r>
      <w:commentRangeEnd w:id="256"/>
      <w:r>
        <w:commentReference w:id="256"/>
      </w:r>
      <w:r>
        <w:rPr/>
        <w:t>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针对上述风险，本方案提出了相应的防范措施和应急预案，确保风险总体可控。系统设计遵循高内聚、低耦合的原则，各子系统之间通过标准接口进行数据交换。风险分析表明，项目主要面临技术选型、数据质量、进度控制和运维保障四类风险。技术路线采用云原生架构，基于微服务和容器化部署，支持弹性扩展和灰度发布。为深入贯彻落实国家关于数字经济高质量发展的决策部署，本项目围绕数据要素市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项。数据安全方面，严格落实网络安全等</w:t>
      </w:r>
      <w:commentRangeStart w:id="257"/>
      <w:r>
        <w:rPr/>
        <w:t>级保护</w:t>
      </w:r>
      <w:r>
        <w:rPr/>
        <w:t>2.0</w:t>
      </w:r>
      <w:r>
        <w:rPr/>
        <w:t>要求，对敏感数据实施分类分级管理。通过调研发现，现</w:t>
      </w:r>
      <w:r>
        <w:rPr/>
      </w:r>
      <w:commentRangeEnd w:id="257"/>
      <w:r>
        <w:commentReference w:id="257"/>
      </w:r>
      <w:r>
        <w:rPr/>
        <w:t>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资金来源为市级财政资金，按照项目实施进度分年度拨付。资金来源为市级财政资金，按照项目实施进度分年度拨付。针对上述风险，本方案提出了相应的防范措施和应急预案，确保风险总体可控。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通过调研发现，现有信息系统存在数据标准不统一、共享渠道不畅通、应用场景不丰富等突出问题。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为深入贯彻落实国家关于数字经济高质量发展的决策部署，本项目围绕数据要素市场化配置改革开展系统研究。系统设计遵循高内聚、低耦合的原则，各子系统</w:t>
      </w:r>
      <w:commentRangeStart w:id="258"/>
      <w:r>
        <w:rPr/>
        <w:t>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万元。效益分析显示，项目具有显著的社会效益和一定的经济效益，建设必要性充分。根据《关于构建数据基础制度更好发挥数据要素</w:t>
      </w:r>
      <w:r>
        <w:rPr/>
      </w:r>
      <w:commentRangeEnd w:id="258"/>
      <w:r>
        <w:commentReference w:id="258"/>
      </w:r>
      <w:r>
        <w:rPr/>
        <w:t>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要求，对敏感数据实施分类分级管理。本方案坚持统筹规划、分步实施、急</w:t>
      </w:r>
      <w:commentRangeStart w:id="259"/>
      <w:commentRangeStart w:id="260"/>
      <w:r>
        <w:rPr/>
        <w:t>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</w:t>
      </w:r>
      <w:r>
        <w:rPr/>
      </w:r>
      <w:commentRangeEnd w:id="259"/>
      <w:r>
        <w:commentReference w:id="259"/>
      </w:r>
      <w:r>
        <w:rPr/>
      </w:r>
      <w:commentRangeEnd w:id="260"/>
      <w:r>
        <w:commentReference w:id="260"/>
      </w:r>
      <w:r>
        <w:rPr/>
        <w:t>序推进。本方案坚持统筹规划、分步实施、急用先行、安全可控的原则，确保项目有序推进。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893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261"/>
            <w:r>
              <w:rPr>
                <w:kern w:val="0"/>
                <w:szCs w:val="20"/>
              </w:rPr>
              <w:t>2023</w:t>
            </w:r>
            <w:r>
              <w:rPr>
                <w:kern w:val="0"/>
                <w:szCs w:val="20"/>
              </w:rPr>
              <w:t>年全市规模以上工业增加值同比增长</w:t>
            </w:r>
            <w:r>
              <w:rPr>
                <w:kern w:val="0"/>
                <w:szCs w:val="20"/>
              </w:rPr>
              <w:t>6.8%</w:t>
            </w:r>
            <w:r>
              <w:rPr>
                <w:kern w:val="0"/>
                <w:szCs w:val="20"/>
              </w:rPr>
              <w:t>，高于全国平均水平</w:t>
            </w:r>
            <w:r>
              <w:rPr>
                <w:kern w:val="0"/>
                <w:szCs w:val="20"/>
              </w:rPr>
              <w:t>1.2</w:t>
            </w:r>
            <w:r>
              <w:rPr>
                <w:kern w:val="0"/>
                <w:szCs w:val="20"/>
              </w:rPr>
              <w:t>个百分点。</w:t>
            </w:r>
            <w:commentRangeEnd w:id="261"/>
            <w:r>
              <w:commentReference w:id="261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656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356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9.3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项目建设内容包括数据中台、业务应用系统、安全保障体系和运营管理机制四个部分。下一步，将按照“边建设</w:t>
      </w:r>
      <w:commentRangeStart w:id="262"/>
      <w:commentRangeStart w:id="263"/>
      <w:r>
        <w:rPr/>
        <w:t>、边应用、边完善”的思路，持续推动系统迭代升级。</w:t>
      </w:r>
      <w:r>
        <w:rPr/>
      </w:r>
      <w:commentRangeEnd w:id="262"/>
      <w:r>
        <w:commentReference w:id="262"/>
      </w:r>
      <w:r>
        <w:rPr/>
      </w:r>
      <w:commentRangeEnd w:id="263"/>
      <w:r>
        <w:commentReference w:id="263"/>
      </w:r>
      <w:r>
        <w:rPr/>
        <w:t>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系统设计遵循高内聚、低耦合的原则，各子系统之间通过标准接口进行数据交换。为深入贯彻落实国家关于数字经济高质量发展的决策部署，本项目围绕数据要素市场化配置改革开展系统研究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资金来源为市级财政资金，按照项目实施进度分年度拨付。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</w:t>
      </w:r>
      <w:commentRangeStart w:id="264"/>
      <w:r>
        <w:rPr/>
        <w:t>关于数字经济高质量发展的决策部署，本项目围绕数据要素市场化配置改革开展系统研究</w:t>
      </w:r>
      <w:r>
        <w:rPr/>
      </w:r>
      <w:commentRangeEnd w:id="264"/>
      <w:r>
        <w:commentReference w:id="264"/>
      </w:r>
      <w:r>
        <w:rPr/>
        <w:t>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资金来源为市级财政资金，按照项目实施进度分年度拨付。通过调研发现，现有信息系统存在数据标准不统一、共享渠道不畅通、应用场景不丰富等突出问题。参照国家标准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为深入贯彻落实国家关于数字经济高质量发展的决策部署，本项目围绕数据要素市场化配置改革开展系统研究。风险分析表明，项目主要面临技术选型、数据质量、进度控制和运维保障四类风险。技术路</w:t>
      </w:r>
      <w:commentRangeStart w:id="265"/>
      <w:r>
        <w:rPr/>
        <w:t>线采用云原生架构，基于微服务和容器化部署，支持弹性扩展和灰度发布。</w:t>
      </w:r>
      <w:r>
        <w:rPr/>
        <w:t>2023</w:t>
      </w:r>
      <w:r>
        <w:rPr/>
        <w:t>年全市规模以上工业增</w:t>
      </w:r>
      <w:r>
        <w:rPr/>
      </w:r>
      <w:commentRangeEnd w:id="265"/>
      <w:r>
        <w:commentReference w:id="265"/>
      </w:r>
      <w:r>
        <w:rPr/>
        <w:t>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组织保障方面，成立由分管副市长任组长的项目建设领导小组，统筹协调重大事项。项目建设内容包括数据中台、业务应用系统、安全保障体系和运营管理机制四个部分</w:t>
      </w:r>
      <w:del w:id="6" w:author="李教授" w:date="2026-09-01T00:00:00Z">
        <w:r>
          <w:rPr/>
          <w:delText>原有表述</w:delText>
        </w:r>
      </w:del>
      <w:ins w:id="7" w:author="李教授" w:date="2026-09-01T00:00:00Z">
        <w:r>
          <w:rPr/>
          <w:t>修订后的表述</w:t>
        </w:r>
      </w:ins>
      <w:r>
        <w:rPr/>
        <w:t>。系统设计遵循高内聚、低耦合的原则，各子系统之间通过标准接口进行数据交换。组织保障方面，成立由分管副市长任组长的项目建设领导小组，统筹协调重大事项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</w:t>
      </w:r>
      <w:commentRangeStart w:id="266"/>
      <w:r>
        <w:rPr/>
        <w:t>小组，统筹协调重大事项。需求分析阶段共走访了市直部门</w:t>
      </w:r>
      <w:r>
        <w:rPr/>
      </w:r>
      <w:commentRangeEnd w:id="266"/>
      <w:r>
        <w:commentReference w:id="266"/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通过调研发现，现有信息系统存在数据标准不统一、共享渠道不畅通、应用场景不丰富等突出问题。组织保障方面，成立由分管副市长任组长的项目建设领导小组，统筹协调重大事项。与周边城市相比，我市在数据开放数量和应用场景丰富度方面仍有一定差距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系统设计遵循高内聚、低耦合的原则，各子系统之间通过标准接口进行数据交换。组织保障方面，成立由分管副市长任组长的项目建设领导小组，统筹协调重大事项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9.4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以上。项目建设内容包</w:t>
      </w:r>
      <w:commentRangeStart w:id="267"/>
      <w:r>
        <w:rPr/>
        <w:t>括数据中台、业务应用系统、安全保障体系和运营管理机制四个部分。绩效目标包括产出指标、效益指标和满意度指标三类，共设置二级指标</w:t>
      </w:r>
      <w:r>
        <w:rPr/>
        <w:t>12</w:t>
      </w:r>
      <w:r>
        <w:rPr/>
        <w:t>项。预计项目建成后，</w:t>
      </w:r>
      <w:r>
        <w:rPr/>
      </w:r>
      <w:commentRangeEnd w:id="267"/>
      <w:r>
        <w:commentReference w:id="267"/>
      </w:r>
      <w:r>
        <w:rPr/>
        <w:t>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根据《关于构建数据基础制度更好发挥数据要素作用的意见》，应建立数据产权、流通交易、收益分配和安全治理制度。运维保障采用“</w:t>
      </w:r>
      <w:r>
        <w:rPr/>
        <w:t>7×24</w:t>
      </w:r>
      <w:r>
        <w:rPr/>
        <w:t>小</w:t>
      </w:r>
      <w:commentRangeStart w:id="268"/>
      <w:r>
        <w:rPr/>
        <w:t>时”值守机制，重大故障响应时间不超过</w:t>
      </w:r>
      <w:r>
        <w:rPr/>
        <w:t>30</w:t>
      </w:r>
      <w:r>
        <w:rPr/>
        <w:t>分钟。通过调研发现，现有信息系统存在数据标准不统一、共享渠道不畅通、应用场景不丰富等突出问题。组织保障方面，成立由分管副市长任组长的项目建设领导小组，统筹协调重大事项。效益分析显示，项目具有显著的社会效益和一定的经济效益，建</w:t>
      </w:r>
      <w:r>
        <w:rPr/>
      </w:r>
      <w:commentRangeEnd w:id="268"/>
      <w:r>
        <w:commentReference w:id="268"/>
      </w:r>
      <w:r>
        <w:rPr/>
        <w:t>设必要性充分。风险分析表明，项目主要面临技术选型、数据质量、进度控制和运维保障四类风险。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分钟。项目总投资估算为</w:t>
      </w:r>
      <w:r>
        <w:rPr/>
        <w:t>3850</w:t>
      </w:r>
      <w:r>
        <w:rPr/>
        <w:t>万元，其中硬件</w:t>
      </w:r>
      <w:commentRangeStart w:id="269"/>
      <w:r>
        <w:rPr/>
        <w:t>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</w:r>
      <w:commentRangeEnd w:id="269"/>
      <w:r>
        <w:commentReference w:id="269"/>
      </w:r>
      <w:r>
        <w:rPr/>
        <w:t>40%</w:t>
      </w:r>
      <w:r>
        <w:rPr/>
        <w:t>以上。通过调研发现，现有信息系统存在数据标准不统一、共享渠道不畅通、应用场景不丰富等突出问题。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风险分析表明，项目主要面临技术选型、数据质量、进度控制和运维保障四类风险。针对上述风险，本方案提出了相应的防范措施和应急预案，确保风险总体可控。通过调研发现，现有信息系统存在数据标准不统一、共享渠道不畅通、应用场景不丰富等突出问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针对上述风险，本方案提出了相应的防范措施和应急预案，确保风险总体可控。参照国家标准</w:t>
      </w:r>
      <w:r>
        <w:rPr/>
        <w:t>GB/T 3607</w:t>
      </w:r>
      <w:commentRangeStart w:id="270"/>
      <w:commentRangeStart w:id="271"/>
      <w:r>
        <w:rPr/>
        <w:t>3-2018</w:t>
      </w:r>
      <w:r>
        <w:rPr/>
        <w:t>《数据管理能力成熟度评估模型》，开展数据管理能力评估。数据安全方面，严格落实网络安全等级保护</w:t>
      </w:r>
      <w:r>
        <w:rPr/>
        <w:t>2.0</w:t>
      </w:r>
      <w:r>
        <w:rPr/>
        <w:t>要求，对敏感数据实施分类</w:t>
      </w:r>
      <w:r>
        <w:rPr/>
      </w:r>
      <w:commentRangeEnd w:id="270"/>
      <w:r>
        <w:commentReference w:id="270"/>
      </w:r>
      <w:r>
        <w:rPr/>
      </w:r>
      <w:commentRangeEnd w:id="271"/>
      <w:r>
        <w:commentReference w:id="271"/>
      </w:r>
      <w:r>
        <w:rPr/>
        <w:t>分级管理。运维保障采用“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系统设计遵循高内聚、低耦合的原则，各子系统之间通过标准接口进行数据交换。下一步，将按照“边建设、边应用、边完善”的思路，持续推动系统迭代升级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本方案坚持统筹规划、分步实施、急用先行、安全可控的原则，确保项目有序推进。绩效目标包括产出指标、效益指标和满意度指标三类，共设置二级指标</w:t>
      </w:r>
      <w:r>
        <w:rPr/>
        <w:t>12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要求，对敏感数据实施分类分级管理。根据《</w:t>
      </w:r>
      <w:commentRangeStart w:id="272"/>
      <w:r>
        <w:rPr/>
        <w:t>关于构建数据基础制度更好发挥数据要素作用的意见》，应建立数据产权、流通交易、收</w:t>
      </w:r>
      <w:r>
        <w:rPr/>
      </w:r>
      <w:commentRangeEnd w:id="272"/>
      <w:r>
        <w:commentReference w:id="272"/>
      </w:r>
      <w:r>
        <w:rPr/>
        <w:t>益分配和安全治理制度。绩效目标包括产出指标、效益指标和满意度指标三类，共设置二级指标</w:t>
      </w:r>
      <w:r>
        <w:rPr/>
        <w:t>12</w:t>
      </w:r>
      <w:r>
        <w:rPr/>
        <w:t>项。资金来源为市级财政资金，按照项目实施进度分年度拨付。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为深入贯彻落实国家关于数字经济高质量发展的决策部署，本项目围绕数据要素市场化配置改革开展系统研究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以上。组织保障方面，成立由分管副市长任组长的项目建设领导小组，统筹协调重大事项。通过调研发现，现有</w:t>
      </w:r>
      <w:commentRangeStart w:id="273"/>
      <w:r>
        <w:rPr/>
        <w:t>信息系统存在数据标准不统一、共享渠道不畅通、应用场景不丰富等突出问题。效益分析显示，项目</w:t>
      </w:r>
      <w:r>
        <w:rPr/>
      </w:r>
      <w:commentRangeEnd w:id="273"/>
      <w:r>
        <w:commentReference w:id="273"/>
      </w:r>
      <w:r>
        <w:rPr/>
        <w:t>具有显著的社会效益和一定的经济效益，建设必要性充分。风险分析表明，项目主要面临技术选型、数据质量、进度控制和运维保障四类风险。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与周边城市相比，我市在数据开放数量和应用场景丰富度方面仍有一定差距。组织保障方面，成立由分管副市长任组长的项目建设领导小组，统筹协调重大事项。项目总投资估算为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项。本方案坚持统筹规划、分步实施、急用先行、安全可控的原则，确保项目有序推进。绩效目标包括产出指标、效益指标和满意度指标三类，共设置二级指标</w:t>
      </w:r>
      <w:r>
        <w:rPr/>
        <w:t>12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分钟。资金来源为市级财政资金，按照项目实施进度分年度拨付。与周边城市相比，我市在数据开放数量和</w:t>
      </w:r>
      <w:commentRangeStart w:id="274"/>
      <w:r>
        <w:rPr/>
        <w:t>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个百分点。根据《关于构建数据基础制度更好发挥数据要素作用的意见》，应建立数据产权</w:t>
      </w:r>
      <w:r>
        <w:rPr/>
      </w:r>
      <w:commentRangeEnd w:id="274"/>
      <w:r>
        <w:commentReference w:id="274"/>
      </w:r>
      <w:r>
        <w:rPr/>
        <w:t>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技术路线采用云原生架构，基于微服务和容器化部署，支持弹性扩展和灰度发布。针对上述风险，本方案提出了相应的防范措施和应急预案，确保风险总体可控。针对上述风险，本方案提出了相应的防范措施和应急预案，确保风险总体可控。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本方案坚持统筹规划、分步实施、急用先行、安全可控的原则，确保项目有序推进。项目总投资估算为</w:t>
      </w:r>
      <w:r>
        <w:rPr/>
        <w:t>3850</w:t>
      </w:r>
      <w:r>
        <w:rPr/>
        <w:t>万元，</w:t>
      </w:r>
      <w:commentRangeStart w:id="275"/>
      <w:r>
        <w:rPr/>
        <w:t>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</w:t>
      </w:r>
      <w:r>
        <w:rPr/>
      </w:r>
      <w:commentRangeEnd w:id="275"/>
      <w:r>
        <w:commentReference w:id="275"/>
      </w:r>
      <w:r>
        <w:rPr/>
        <w:t>发挥数据要素作用的意见》，应建立数据产权、流通交易、收益分配和安全治理制度。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709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276"/>
            <w:r>
              <w:rPr>
                <w:kern w:val="0"/>
                <w:szCs w:val="20"/>
              </w:rPr>
              <w:t>项目建设内容包括数据中台、业务应用系统、安全保障体系和运营管理机制四个部分。</w:t>
            </w:r>
            <w:commentRangeEnd w:id="276"/>
            <w:r>
              <w:commentReference w:id="276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405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10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10.1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技术路线采用云原生架构，基于微服务和容器化部署，支持弹性扩展和灰度发布。为深入贯彻落实国家关于数字经济高质量发展的决策部</w:t>
      </w:r>
      <w:commentRangeStart w:id="277"/>
      <w:commentRangeStart w:id="278"/>
      <w:r>
        <w:rPr/>
        <w:t>署，本项目围绕数据要素市场化配置改革开展系统研究。通过调研发现，现有信息系统存在数据标准不统一、共享渠道不</w:t>
      </w:r>
      <w:r>
        <w:rPr/>
      </w:r>
      <w:commentRangeEnd w:id="277"/>
      <w:r>
        <w:commentReference w:id="277"/>
      </w:r>
      <w:r>
        <w:rPr/>
      </w:r>
      <w:commentRangeEnd w:id="278"/>
      <w:r>
        <w:commentReference w:id="278"/>
      </w:r>
      <w:r>
        <w:rPr/>
        <w:t>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与周边城市相比，我市在数据开放数量和应用场景丰富度方面仍有一定差距。为深入贯彻落实国家关于数字经济高质量发展的决策部署，本项目围绕数据要素市场化配置改革开展系统研究。本方案坚持统筹规划、分步实施、急用先行、安全可控的原则，确保项目有序推进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风险分析表明，项目主要面临技术选型、数据质量、进度控制和运维保障四类风险。绩效目标包括产出指标、效益指标和满意度指标三类，共设置二级指标</w:t>
      </w:r>
      <w:r>
        <w:rPr/>
        <w:t>12</w:t>
      </w:r>
      <w:r>
        <w:rPr/>
        <w:t>项。效益分析显示，项目具有显著</w:t>
      </w:r>
      <w:commentRangeStart w:id="279"/>
      <w:r>
        <w:rPr/>
        <w:t>的社会效益和一定的经济效益，建设必要性充分。资金来源为市级财政资金，按照项目实施进度分年度拨付。参照国家标准</w:t>
      </w:r>
      <w:r>
        <w:rPr/>
        <w:t xml:space="preserve">GB/T </w:t>
      </w:r>
      <w:r>
        <w:rPr/>
      </w:r>
      <w:commentRangeEnd w:id="279"/>
      <w:r>
        <w:commentReference w:id="279"/>
      </w:r>
      <w:r>
        <w:rPr/>
        <w:t>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资金来源为市级财政资金，按照项目实施进度分年度拨付。系统设计遵循高内聚、低耦合的原则，各子系统之间通过标准接口进行数据交换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针对上述风险，本方案提出了相应的防范措施和应急预案，确保风险总体可控。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分钟。系统设计遵循高内聚、低耦合的原则，各子系统之间通过标准接口进行数据交换。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根据《关于构建数据基础制度更好发挥数据要素作用的意见》，应建立数据产权、流通交易、收益分配和安全治理制度。风险分析表明，项目主要面临技术选型、数据质量、进度控制和运</w:t>
      </w:r>
      <w:commentRangeStart w:id="280"/>
      <w:r>
        <w:rPr/>
        <w:t>维保障四类风险。根据《关于构建数据基础制度更好发挥数据要素作用的意见》，应建立数据产权、流通交易、收益分配和安全治理制度。为深入贯彻落实国家关于数字经济高质量发展的决策部署，本项目围绕</w:t>
      </w:r>
      <w:r>
        <w:rPr/>
      </w:r>
      <w:commentRangeEnd w:id="280"/>
      <w:r>
        <w:commentReference w:id="280"/>
      </w:r>
      <w:r>
        <w:rPr/>
        <w:t>数据要素市场化配置改革开展系统研究。组织保障方面，成立由分管副市长任组长的项目建设领导小组，统筹协调重大事项。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与周边城市相比，我市在数据开放数量和应用场景丰富度方面仍有一定差距。项目建设内容包括数据中台、业务应用系统、安全保障体系和运营管理机制四个部分。数据安全方面，严格落实网络安全等级保护</w:t>
      </w:r>
      <w:r>
        <w:rPr/>
        <w:t>2.0</w:t>
      </w:r>
      <w:r>
        <w:rPr/>
        <w:t>要求，对敏感数据实施分类分级管理。风险分析表明，项目主要面临技术选型、数据质量、进度控制和运维保障四类风险。风险分析表明，项目主要面临技术选型、数据质量、进度控制和运维保障四类风险。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</w:t>
      </w:r>
      <w:commentRangeStart w:id="281"/>
      <w:r>
        <w:rPr/>
        <w:t>术选型、数据质量、进度控制和运维保障四类风险。下一步，将按照“边建设、边应用、边完善”的思路，持续推动系统迭代升级。根据《关于构建数据基础制度更好发挥数据要素作用的意见》，应建立数据产权、流通交易、收益分配和安全治理制度。下一步，将按照“边建设、边应</w:t>
      </w:r>
      <w:r>
        <w:rPr/>
      </w:r>
      <w:commentRangeEnd w:id="281"/>
      <w:r>
        <w:commentReference w:id="281"/>
      </w:r>
      <w:r>
        <w:rPr/>
        <w:t>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组织保障方面，成立由分管副市长任组长的项目建设领导小组，统筹协调重大事项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效益分析显示，项目具有显著的社会效益和一定的经济效益，建设必要性充分。下一步，将按照“边建设</w:t>
      </w:r>
      <w:commentRangeStart w:id="282"/>
      <w:commentRangeStart w:id="283"/>
      <w:r>
        <w:rPr/>
        <w:t>、边应用、边完善”的思路，持续推动系统迭代升级。通过调研发现，现有信</w:t>
      </w:r>
      <w:r>
        <w:rPr/>
      </w:r>
      <w:commentRangeEnd w:id="283"/>
      <w:r>
        <w:commentReference w:id="283"/>
      </w:r>
      <w:r>
        <w:rPr/>
      </w:r>
      <w:commentRangeEnd w:id="282"/>
      <w:r>
        <w:commentReference w:id="282"/>
      </w:r>
      <w:r>
        <w:rPr/>
        <w:t>息系统存在数据标准不统一、共享渠道不畅通、应用场景不丰富等突出问题。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10.2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根据《关于构建数据基础制度更好发挥数据要素作用的意见》，应建立数据产权、流通交易、收益分配和安全治理制度。运维保障采用“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系统设计遵循高内聚、低耦合的原则，各子系统之间通过标准接口进行数据交换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以上。效益分析显示，项目具有显著的社会效益和一定的经济效益，</w:t>
      </w:r>
      <w:commentRangeStart w:id="284"/>
      <w:commentRangeStart w:id="285"/>
      <w:r>
        <w:rPr/>
        <w:t>建设必要性充分。效益分析显示，项目具有显著的社会效益和一定的经济效益，建设必要性充分。为深入贯彻落实国家关于数字经济高质量发展的决策部署，本项目围绕数据要素市场化配置改革开展系统</w:t>
      </w:r>
      <w:r>
        <w:rPr/>
      </w:r>
      <w:commentRangeEnd w:id="284"/>
      <w:r>
        <w:commentReference w:id="284"/>
      </w:r>
      <w:r>
        <w:rPr/>
      </w:r>
      <w:commentRangeEnd w:id="285"/>
      <w:r>
        <w:commentReference w:id="285"/>
      </w:r>
      <w:r>
        <w:rPr/>
        <w:t>研究。数据安全方面，严格落实网络安全等级保护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为深入贯彻落实国家关于数字经济高质量发展的决策部署，本项目围绕数据要素市场化配置改革开展系统研究。技术路线采用云原生架构，基于微服务和容器化部署，支持弹性扩展和灰度发布。针对上述风险，本方案提出了相应的防范措施和应急预案，确保风险总体可控。绩效目标包括产出指标、效益指标和满意度指标三类，共设置二级指标</w:t>
      </w:r>
      <w:r>
        <w:rPr/>
        <w:t>12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</w:t>
      </w:r>
      <w:commentRangeStart w:id="286"/>
      <w:r>
        <w:rPr/>
        <w:t>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以上。项目建设内容包括数据中台、业务应用系统、安全保障体系和运营管理机制四个部分。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</w:t>
      </w:r>
      <w:r>
        <w:rPr/>
      </w:r>
      <w:commentRangeEnd w:id="286"/>
      <w:r>
        <w:commentReference w:id="286"/>
      </w:r>
      <w:r>
        <w:rPr/>
        <w:t>水平</w:t>
      </w:r>
      <w:r>
        <w:rPr/>
        <w:t>1.2</w:t>
      </w:r>
      <w:r>
        <w:rPr/>
        <w:t>个百分点。下一步，将按照“边建设、边应用、边完善”的思路，持续推动系统迭代升级。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项。通过调研发现，现有信息系统存在数据标准不统一、共享渠道不畅通、应用场景不丰富等突出问题。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个百分点。与周边城市相比，我市在数据开放数量和应用场景丰富度方面仍有一定差距。组织保障</w:t>
      </w:r>
      <w:commentRangeStart w:id="287"/>
      <w:r>
        <w:rPr/>
        <w:t>方面，成立由分管副市长任组长的项目建设领导小组，统筹协调重大事项。绩效目标包括产出指标、效益指标和满意度指标三类</w:t>
      </w:r>
      <w:r>
        <w:rPr/>
      </w:r>
      <w:commentRangeEnd w:id="287"/>
      <w:r>
        <w:commentReference w:id="287"/>
      </w:r>
      <w:r>
        <w:rPr/>
        <w:t>，共设置二级指标</w:t>
      </w:r>
      <w:r>
        <w:rPr/>
        <w:t>12</w:t>
      </w:r>
      <w:r>
        <w:rPr/>
        <w:t>项。项目建设内容包括数据中台、业务应用系统、安全保障体系和运营管理机制四个部分。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与周边城市相比，我市在数据开放数量和应用场景丰富度方面仍有一定差距。本方案坚持统筹规划、分步实施、急用先行、安全可控的原则，确保项目有序推进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根据《关于构建数据基础制度更好发挥数据要素作用的意见》，应建立数据产权、流通交易、收益分配和安全治理制度。效益分析显示，项目具有显著的社会效益和一定的经济效益，建设必要性充分。针对上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下一步，将按照“边建设、边应用、边完善”的思路，持续推动系统迭代升级。下一步，将按照“边建设、边应用、边完善”的思路，持续推动系统迭代升级。绩效</w:t>
      </w:r>
      <w:commentRangeStart w:id="288"/>
      <w:r>
        <w:rPr/>
        <w:t>目标包括产出指标、效益指标和满意度指标三类，共设置二级指标</w:t>
      </w:r>
      <w:r>
        <w:rPr/>
        <w:t>12</w:t>
      </w:r>
      <w:r>
        <w:rPr/>
        <w:t>项。本方案坚持统筹规划、分步实施、急用先行、安全可控的原则，确保项目有序推进。根据《关于构建数据基础制度更好发挥数据要素作用的意见》，应建立数据产权、流通交易、收益分配和安全治理制度。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资金来源为市级财政资金，按照项目实施进度分年度拨付。风险分析表明，项目主要面临技术</w:t>
      </w:r>
      <w:r>
        <w:rPr/>
      </w:r>
      <w:commentRangeEnd w:id="288"/>
      <w:r>
        <w:commentReference w:id="288"/>
      </w:r>
      <w:r>
        <w:rPr/>
        <w:t>选型、数据质量、进度控制和运维保障四类风险。项目建设内容包括数据中台、业务应用系统、安全保障体系和运营管理机制四个部分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</w:t>
      </w:r>
      <w:commentRangeStart w:id="289"/>
      <w:r>
        <w:rPr/>
        <w:t>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针对上述风险，本方案提出了相应的防范措施和应急预案，确保风险总体可控。数据安全方面，严格</w:t>
      </w:r>
      <w:r>
        <w:rPr/>
      </w:r>
      <w:commentRangeEnd w:id="289"/>
      <w:r>
        <w:commentReference w:id="289"/>
      </w:r>
      <w:r>
        <w:rPr/>
        <w:t>落实网络安全等级保护</w:t>
      </w:r>
      <w:r>
        <w:rPr/>
        <w:t>2.0</w:t>
      </w:r>
      <w:r>
        <w:rPr/>
        <w:t>要求，对敏感数据实施分类分级管理。项目建设内容包括数据中台、业务应用系统、安全保障体系和运营管理机制四个部分。本方案坚持统筹规划、分步实施、急用先行、安全可控的原则，确保项目有序推进。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</w:t>
      </w:r>
      <w:commentRangeStart w:id="290"/>
      <w:r>
        <w:rPr/>
        <w:t>和安全治理制度。本方案坚持统筹规划、分步实施、急用先行、安全可控的原则，确保项目有序推进。针对上述风险，本方案提出了相应的防范措施和应急预案，确保风险总体可控。系统设计遵循高内聚、</w:t>
      </w:r>
      <w:r>
        <w:rPr/>
      </w:r>
      <w:commentRangeEnd w:id="290"/>
      <w:r>
        <w:commentReference w:id="290"/>
      </w:r>
      <w:r>
        <w:rPr/>
        <w:t>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组织保障方面，成立由分管副市长任组长的项目建设领导小组，统筹协调重大事项。系统设计遵循高内聚、低耦合的原则，各子系统之间通过标准接口进行数据交换。资金来源为市级财政资金，按照项目实施进度分年度拨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558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291"/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  <w:commentRangeEnd w:id="291"/>
            <w:r>
              <w:commentReference w:id="291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478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246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10.3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针对上述风险，本方案提出了相应的防范措施和应急预案，确保风险总体可控。为深入贯彻落实国家关于数字经济高质量发展的决策部署，本项目围绕数据要素市场化配置改革开展系统研究。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《数据管理能力成熟度评估模型》，开展数据管理能力评估。技术路线采用云原生架构，基于微服务和容器化部署，支持弹性扩展和灰度发布。参照国家标准</w:t>
      </w:r>
      <w:r>
        <w:rPr/>
        <w:t>GB/T 36073-2018</w:t>
      </w:r>
      <w:r>
        <w:rPr/>
        <w:t>《数据管理能力成熟度评估</w:t>
      </w:r>
      <w:commentRangeStart w:id="292"/>
      <w:r>
        <w:rPr/>
        <w:t>模型》，开展数据管理能力评估。技术路线采用云原生架构，基于微服务和容器化部署</w:t>
      </w:r>
      <w:r>
        <w:rPr/>
      </w:r>
      <w:commentRangeEnd w:id="292"/>
      <w:r>
        <w:commentReference w:id="292"/>
      </w:r>
      <w:r>
        <w:rPr/>
        <w:t>，支持弹性扩展和灰度发布。与周边城市相比，我市在数据开放数量和应用场景丰富度方面仍有一定差距。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要求，对敏感数据实施分类分级管理。与周边城市相比，我市在数据开放数量和应用场景丰富度方面仍有一定差距。参照国家标准</w:t>
      </w:r>
      <w:r>
        <w:rPr/>
        <w:t>GB/T 36073-2018</w:t>
      </w:r>
      <w:r>
        <w:rPr/>
        <w:t>《数据管理能力成熟度评估模型》，开展数据管理能力评估。下一步，将按照“边建设、边应用、边完善”的思路，持续推动系统迭代升级。需求分析阶段共走访了市直部门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万元。数据安全方面</w:t>
      </w:r>
      <w:commentRangeStart w:id="293"/>
      <w:commentRangeStart w:id="294"/>
      <w:r>
        <w:rPr/>
        <w:t>，严格落实网络安全等级保护</w:t>
      </w:r>
      <w:r>
        <w:rPr/>
        <w:t>2.0</w:t>
      </w:r>
      <w:r>
        <w:rPr/>
        <w:t>要求，对敏感数据实施分类分级管理。针对上述风险，本方案提出了相应的防范措施和应急预案，确</w:t>
      </w:r>
      <w:r>
        <w:rPr/>
      </w:r>
      <w:commentRangeEnd w:id="293"/>
      <w:r>
        <w:commentReference w:id="293"/>
      </w:r>
      <w:r>
        <w:rPr/>
      </w:r>
      <w:commentRangeEnd w:id="294"/>
      <w:r>
        <w:commentReference w:id="294"/>
      </w:r>
      <w:r>
        <w:rPr/>
        <w:t>保风险总体可控。参照国家标准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要求，对敏感数据实</w:t>
      </w:r>
      <w:commentRangeStart w:id="295"/>
      <w:r>
        <w:rPr/>
        <w:t>施分类分级管理。资金来源为市级财政资金，按照项目实施进度分年度拨</w:t>
      </w:r>
      <w:r>
        <w:rPr/>
      </w:r>
      <w:commentRangeEnd w:id="295"/>
      <w:r>
        <w:commentReference w:id="295"/>
      </w:r>
      <w:r>
        <w:rPr/>
        <w:t>付。根据《关于构建数据基础制度更好发挥数据要素作用的意见》，应建立数据产权、流通交易、收益分配和安全治理制度。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根据《关于构建数据基础制度更好发挥数据要素作用的意见》，应建立数据产权、流通交易、收益分配和安全治理制度。技术路线采用云原生架构，基于微服务和容器化部署，支持弹性扩展和灰度发布。效益分析显示，项目具有显著的社会效益和一定的经济效益，建设必要性充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下一步，将按照“边建设、边应用、边完善”的思路，持续推动系统迭代升级。根据《关于构建数据基础制度更好发挥数据要素作用的意见》，应建立</w:t>
      </w:r>
      <w:commentRangeStart w:id="296"/>
      <w:r>
        <w:rPr/>
        <w:t>数据产权、流通交易、收益分配和安全治理制度。项目建设内容包括数据中台、业务应用系统、安全保障体系和运营管理机制四个部分。效益分析显示，项目具有显著的社</w:t>
      </w:r>
      <w:r>
        <w:rPr/>
      </w:r>
      <w:commentRangeEnd w:id="296"/>
      <w:r>
        <w:commentReference w:id="296"/>
      </w:r>
      <w:r>
        <w:rPr/>
        <w:t>会效益和一定的经济效益，建设必要性充分。系统设计遵循高内聚、低耦合的原则，各子系统之间通过标准接口进行数据交换。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资金来源为市级财政资金，按照项目实施进度分年度拨付。技术路线采用云原生架构，基于微服务和容器化部署，支</w:t>
      </w:r>
      <w:commentRangeStart w:id="297"/>
      <w:r>
        <w:rPr/>
        <w:t>持弹性扩展和灰度发布。为深入贯彻落实国家关于数字经</w:t>
      </w:r>
      <w:r>
        <w:rPr/>
      </w:r>
      <w:commentRangeEnd w:id="297"/>
      <w:r>
        <w:commentReference w:id="297"/>
      </w:r>
      <w:r>
        <w:rPr/>
        <w:t>济高质量发展的决策部署，本项目围绕数据要素市场化配置改革开展系统研究。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10.4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与周边城市相比，我市在数据开放数量和应用场景丰富度方面仍有一定差距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组织保障方面，成立由分管副市长任组长的项目建设领导小组，统筹协调重大事项。风险分析表明，项目主要面临技术选型、数据质量、进度控制和运维保障四类风险。根据《</w:t>
      </w:r>
      <w:commentRangeStart w:id="298"/>
      <w:commentRangeStart w:id="299"/>
      <w:r>
        <w:rPr/>
        <w:t>关于构建数据基础制度更好发挥数据要素作用的意见》，应建立数据产权、流通交易、收</w:t>
      </w:r>
      <w:r>
        <w:rPr/>
      </w:r>
      <w:commentRangeEnd w:id="298"/>
      <w:r>
        <w:commentReference w:id="298"/>
      </w:r>
      <w:r>
        <w:rPr/>
      </w:r>
      <w:commentRangeEnd w:id="299"/>
      <w:r>
        <w:commentReference w:id="299"/>
      </w:r>
      <w:r>
        <w:rPr/>
        <w:t>益分配和安全治理制度。风险分析表明，项目主要面临技术选型、数据质量、进度控制和运维保障四类风险。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资金来源为市级财政资金，按照项目实施进度分年度拨付。资金来源为市级财政资金，按照项目实施进度分年度拨付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项。系统设计遵循高内聚、低耦合的原则，各子系统之间通过标准接口进行数据交换。针对上述风险，本方案提出了相应的防范措施和应急预案，确保风险总体可控。项目总投资估算为</w:t>
      </w:r>
      <w:r>
        <w:rPr/>
        <w:t>385</w:t>
      </w:r>
      <w:commentRangeStart w:id="300"/>
      <w:r>
        <w:rPr/>
        <w:t>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</w:t>
      </w:r>
      <w:r>
        <w:rPr/>
      </w:r>
      <w:commentRangeEnd w:id="300"/>
      <w:r>
        <w:commentReference w:id="300"/>
      </w:r>
      <w:r>
        <w:rPr/>
        <w:t>。通过调研发现，现有信息系统存在数据标准不统一、共享渠道不畅通、应用场景不丰富等突出问题。组织保障方面，成立由分管副市长任组长的项目建设领导小组，统筹协调重大事项。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资金来源为市级财政资金，按照项目实施进度分年度拨付。根据《关于构建数据基础制度更好发挥数据要素作用的意见》，应建立数据产权、流通交易、</w:t>
      </w:r>
      <w:commentRangeStart w:id="301"/>
      <w:r>
        <w:rPr/>
        <w:t>收益分配和安全治理制度。风险分析表明，项目主要面临技术选型、数据质量、进度控制和运维保障四类风险。资金来源为市级财政资金，按照项目实施进度分年度拨付。组织保障方面，成立由分管副市</w:t>
      </w:r>
      <w:r>
        <w:rPr/>
      </w:r>
      <w:commentRangeEnd w:id="301"/>
      <w:r>
        <w:commentReference w:id="301"/>
      </w:r>
      <w:r>
        <w:rPr/>
        <w:t>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通过调研发现，现有信息系统存在数据标准不统一、共享渠道不畅通、应用场景不丰富等突出问题。通过</w:t>
      </w:r>
      <w:commentRangeStart w:id="302"/>
      <w:r>
        <w:rPr/>
        <w:t>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</w:t>
      </w:r>
      <w:r>
        <w:rPr/>
      </w:r>
      <w:commentRangeEnd w:id="302"/>
      <w:r>
        <w:commentReference w:id="302"/>
      </w:r>
      <w:r>
        <w:rPr/>
        <w:t>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要求，对敏感数据实施分类分级管理。本方案坚持统筹规划、分步实施、急用先行、安全可控的原则，确保项目有序推进。需求分析阶段共走访了市直部门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</w:t>
      </w:r>
      <w:commentRangeStart w:id="303"/>
      <w:r>
        <w:rPr/>
        <w:t>景不丰富等突出问题。资金来源为市级财政资金，按照项目实施进度分年度拨付。资金来源为市级财政资金，按照项目实施</w:t>
      </w:r>
      <w:r>
        <w:rPr/>
      </w:r>
      <w:commentRangeEnd w:id="303"/>
      <w:r>
        <w:commentReference w:id="303"/>
      </w:r>
      <w:r>
        <w:rPr/>
        <w:t>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本方案坚持统筹规划、分步实施、急用先行、安全可控的原则，确保项目有序推进。通过调研发现，现有信息系统存在数据标准不统一、共享渠道不畅通、应用场景不丰富等突出问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下一步，将按照“边建设、边应用、边完善”的思路，持续推动系统迭代升级。本方案坚持统筹规划、分步实施、急用先行、安全可控的原则，确保项目有序推进。预计项目建成后，每年可节约行政成本约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以上。风险分析表明，项目主要面临技术选型、数据质量、进度控制和运维保障四类风险。通过调研发现，现有信息系统存在数据标准不统一、共享渠道不畅通、应用场景不丰富等突出问题。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784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304"/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  <w:commentRangeEnd w:id="304"/>
            <w:r>
              <w:commentReference w:id="304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465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721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11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11.1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</w:t>
      </w:r>
      <w:commentRangeStart w:id="305"/>
      <w:r>
        <w:rPr/>
        <w:t>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项。根据《关于构建数据基础制度更好发挥数据要素作用的意见》，应建立数据产权、流通交易、收益分配和安全治理制度。系统设计遵循高内聚、低耦合的</w:t>
      </w:r>
      <w:r>
        <w:rPr/>
      </w:r>
      <w:commentRangeEnd w:id="305"/>
      <w:r>
        <w:commentReference w:id="305"/>
      </w:r>
      <w:r>
        <w:rPr/>
        <w:t>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风险分析表明，项目主要面临技术选型、数据质量、进度控制和运维保障四类风险。项目建设内容包括数据中台、业务应用系统、安全保障体系和运营管理机制四个部分。系统设计遵循高内聚、低耦合的原则，各子系统之间通过标准接口进行数据交换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技术路线采用云原生架构，基于微服务和容器化部署，支持弹性扩展和灰度发布。针对上述风险，本方案提出了相应的防范</w:t>
      </w:r>
      <w:commentRangeStart w:id="306"/>
      <w:r>
        <w:rPr/>
        <w:t>措施和应急预案，确保风险总体可控。系统设计遵循高内聚、低耦合的原则，各子系统之间通过标准接口进行数据交换。与周边城市相比，我市</w:t>
      </w:r>
      <w:r>
        <w:rPr/>
      </w:r>
      <w:commentRangeEnd w:id="306"/>
      <w:r>
        <w:commentReference w:id="306"/>
      </w:r>
      <w:r>
        <w:rPr/>
        <w:t>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为深入贯彻落实国家关于数字经济高质量发展的决策部署，本项目围绕数据要素市场化配置改革开展系统研究。资金来源为市级财政资金，按照项目实施进度分年度拨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组织保障方面，成立由分管副市长任组长的项目建设领导小组，统筹协调重大事项。针对上述风险，本方案提出了相应的防范措施和应急预案，确保风险总体可控。项目建设内容</w:t>
      </w:r>
      <w:commentRangeStart w:id="307"/>
      <w:r>
        <w:rPr/>
        <w:t>包括数据中台、业务应用系统、安全保障体系和运营管理机制四个部分。通过调研发现，现有信息系统存在数据标准不统一、共享渠道不畅通、</w:t>
      </w:r>
      <w:r>
        <w:rPr/>
      </w:r>
      <w:commentRangeEnd w:id="307"/>
      <w:r>
        <w:commentReference w:id="307"/>
      </w:r>
      <w:r>
        <w:rPr/>
        <w:t>应用场景不丰富等突出问题。组织保障方面，成立由分管副市长任组长的项目建设领导小组，统筹协调重大事项。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以上。为深入贯彻落实国家关于数字经济高质量发展的决策部署，本项目围绕数据要素市场化配置改革开展系统研究。项目总投资估算为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《数据管理能力成熟度评估模型》，开展数据管理能力评估。通过调研发现，现有信息系统存在数据标准不统一、共享渠道不畅通、应用场景不丰富等突出问题。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</w:t>
      </w:r>
      <w:commentRangeStart w:id="308"/>
      <w:r>
        <w:rPr/>
        <w:t>%</w:t>
      </w:r>
      <w:r>
        <w:rPr/>
        <w:t>以上。风险分析表明，项目主要面临技术选型、数据质量、进度控制和运维保障四类风险。根据《关于构建数据基础制度更好发挥数据要素作用的意见》，应建立数据产权、流通交</w:t>
      </w:r>
      <w:r>
        <w:rPr/>
      </w:r>
      <w:commentRangeEnd w:id="308"/>
      <w:r>
        <w:commentReference w:id="308"/>
      </w:r>
      <w:r>
        <w:rPr/>
        <w:t>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针对上述风险，本方案提出了相应的防范措施和应急预案，确保风险总体可控。根据《关于构建数据基础制</w:t>
      </w:r>
      <w:commentRangeStart w:id="309"/>
      <w:r>
        <w:rPr/>
        <w:t>度更好发挥数据要素作用的意见》，应建立数据产权、流通交易、收益分配和安全治理制度。根据《关于构建数据基础制度更好发挥数据要素作用的意见》，应建立数据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项。数据安全方面</w:t>
      </w:r>
      <w:r>
        <w:rPr/>
      </w:r>
      <w:commentRangeEnd w:id="309"/>
      <w:r>
        <w:commentReference w:id="309"/>
      </w:r>
      <w:r>
        <w:rPr/>
        <w:t>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与周边城市相比，我市在数据开放数量和应用场景丰富度方面仍有一定差距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资金来源为市级财政资金，按照项目实施进度分年度拨付。参照国家标准</w:t>
      </w:r>
      <w:r>
        <w:rPr/>
        <w:t>GB/T 36073-2018</w:t>
      </w:r>
      <w:r>
        <w:rPr/>
        <w:t>《数据管理能力成熟度评估模型》，开展数据管理能力评估。与周边城市相比，我</w:t>
      </w:r>
      <w:commentRangeStart w:id="310"/>
      <w:r>
        <w:rPr/>
        <w:t>市在数据开放数量和应用场景丰富度方面仍有一定差距。资金来源为市级财政资金，按照项目实施进度分年度拨付。本方案坚持统筹规划、分步实施、急用先行</w:t>
      </w:r>
      <w:r>
        <w:rPr/>
      </w:r>
      <w:commentRangeEnd w:id="310"/>
      <w:r>
        <w:commentReference w:id="310"/>
      </w:r>
      <w:r>
        <w:rPr/>
        <w:t>、安全可控的原则，确保项目有序推进。风险分析表明，项目主要面临技术选型、数据质量、进度控制和运维保障四类风险。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11.2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下一步，将按照“边建设、边应用、边完善”的思路，持续推动系统迭代升级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效益分析显示，项目具有显著的社会效益和一定的经济效益，建设必要性充分。与周边城市相比，我市在数据开放数量和应用场景丰富度方面仍有一定差距。项目建设内容包</w:t>
      </w:r>
      <w:commentRangeStart w:id="311"/>
      <w:r>
        <w:rPr/>
        <w:t>括数据中台、业务应用系统、安全保障体系和运营管理机制四个部分。运维保障采用“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</w:t>
      </w:r>
      <w:r>
        <w:rPr/>
      </w:r>
      <w:commentRangeEnd w:id="311"/>
      <w:r>
        <w:commentReference w:id="311"/>
      </w:r>
      <w:r>
        <w:rPr/>
        <w:t>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分钟。技术路线采用云原生架构，基于微服务和容器化部署，支持弹性扩展和灰度发布。参照国家标准</w:t>
      </w:r>
      <w:r>
        <w:rPr/>
        <w:t>GB/T 36073-2018</w:t>
      </w:r>
      <w:r>
        <w:rPr/>
        <w:t>《数据管理能力成熟度评估模型》，开展数据管理能力评估。根据《关于构建数据基础制度更好发挥数据要素作用的意见》，应建立数据产权、流通交易、收益分配和安全治理制度。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资金来源为市级财政资金，按照项目实施进度分年度拨付。为深入贯彻落实国家关于数字经济高质量发展的决策部署，本项目围绕数据要素市场</w:t>
      </w:r>
      <w:commentRangeStart w:id="312"/>
      <w:r>
        <w:rPr/>
        <w:t>化配置改革开展系统研究。与周边城市相比，我市在数据开放数量和应用场景丰富度方面仍有一定差</w:t>
      </w:r>
      <w:r>
        <w:rPr/>
      </w:r>
      <w:commentRangeEnd w:id="312"/>
      <w:r>
        <w:commentReference w:id="312"/>
      </w:r>
      <w:r>
        <w:rPr/>
        <w:t>距。技术路线采用云原生架构，基于微服务和容器化部署，支持弹性扩展和灰度发布。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万元。与周边城市相比，我市在数据开放数量和应用场景丰富度方面仍有一定差距。项目总投资估算为</w:t>
      </w:r>
      <w:r>
        <w:rPr/>
        <w:t>3850</w:t>
      </w:r>
      <w:r>
        <w:rPr/>
        <w:t>万元，其</w:t>
      </w:r>
      <w:commentRangeStart w:id="313"/>
      <w:r>
        <w:rPr/>
        <w:t>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</w:t>
      </w:r>
      <w:r>
        <w:rPr/>
      </w:r>
      <w:commentRangeEnd w:id="313"/>
      <w:r>
        <w:commentReference w:id="313"/>
      </w:r>
      <w:r>
        <w:rPr/>
        <w:t>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个百分点。绩效目标包括产出指标、效益指标和满意度指标三类，共设置二级指标</w:t>
      </w:r>
      <w:r>
        <w:rPr/>
        <w:t>12</w:t>
      </w:r>
      <w:r>
        <w:rPr/>
        <w:t>项。系统设计遵循高内聚、低耦合的原则，各子系统之间通过标准接口进行数据交换。根据《关于构建数据基础制度更好发挥数据要素作用的意见》，应建立数据产权、流通交易、收益分配和安全治理制度。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根据《关于构建数据基础制度更好发挥数据要素作用的意见》，应建立数据产权、流通交易、收益分配和安全治理制度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分钟。需求分析阶段共</w:t>
      </w:r>
      <w:commentRangeStart w:id="314"/>
      <w:r>
        <w:rPr/>
        <w:t>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项。参照国家标准</w:t>
      </w:r>
      <w:r>
        <w:rPr/>
        <w:t>GB/T 36073-2018</w:t>
      </w:r>
      <w:r>
        <w:rPr/>
        <w:t>《数据管理能力成熟度评估模型》，开</w:t>
      </w:r>
      <w:r>
        <w:rPr/>
      </w:r>
      <w:commentRangeEnd w:id="314"/>
      <w:r>
        <w:commentReference w:id="314"/>
      </w:r>
      <w:r>
        <w:rPr/>
        <w:t>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通过调研发现，现有信息系统存在数据标准不统一、共享渠道不畅通、应用场景不丰富等突出问题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根据《关于构建数据基础制度更好发挥数据要素作用的意见》，应建立数据产权、流通交易、收益分配和安全治理制度。与周</w:t>
      </w:r>
      <w:commentRangeStart w:id="315"/>
      <w:commentRangeStart w:id="316"/>
      <w:r>
        <w:rPr/>
        <w:t>边城市相比，我市在数据开放数量和应用场景丰富度方面仍有一定差距。项目建设内容包括数据中台、业务应用系统、安全保障体系和运营管理机制四个部分。为深入贯彻落实国家关于数字经济高质量发展的决策部署，本项目</w:t>
      </w:r>
      <w:r>
        <w:rPr/>
      </w:r>
      <w:commentRangeEnd w:id="315"/>
      <w:r>
        <w:commentReference w:id="315"/>
      </w:r>
      <w:r>
        <w:rPr/>
      </w:r>
      <w:commentRangeEnd w:id="316"/>
      <w:r>
        <w:commentReference w:id="316"/>
      </w:r>
      <w:r>
        <w:rPr/>
        <w:t>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技术路线采用云原生架构，基于微服务和容器化部署，支持弹性扩展和灰度发布。绩效目标包括产出指标、效益指标和满意度指</w:t>
      </w:r>
      <w:commentRangeStart w:id="317"/>
      <w:r>
        <w:rPr/>
        <w:t>标三类，共设置二级指标</w:t>
      </w:r>
      <w:r>
        <w:rPr/>
        <w:t>12</w:t>
      </w:r>
      <w:r>
        <w:rPr/>
        <w:t>项。本方案坚持统筹规划、分步实施、急用先行、安全可控的原则，确保项目有序推进。项</w:t>
      </w:r>
      <w:r>
        <w:rPr/>
      </w:r>
      <w:commentRangeEnd w:id="317"/>
      <w:r>
        <w:commentReference w:id="317"/>
      </w:r>
      <w:r>
        <w:rPr/>
        <w:t>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项。为深入贯彻落实国家关于数字经济高质量发展的决策部署，本项目围绕数据要素市场化配置改革开展系统研究。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根据《关于构建数据基础制度更好发挥数据要素作用的意见》，应建立数据产权、流通交易、收益分配和安全治理制度。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753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318"/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  <w:commentRangeEnd w:id="318"/>
            <w:r>
              <w:commentReference w:id="318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745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914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11.3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</w:t>
      </w:r>
      <w:commentRangeStart w:id="319"/>
      <w:r>
        <w:rPr/>
        <w:t>。下一步，将按照“边建设、边应用、边完善”的思路，持续推动系统迭代升级。组织保障方面，成立由分</w:t>
      </w:r>
      <w:r>
        <w:rPr/>
      </w:r>
      <w:commentRangeEnd w:id="319"/>
      <w:r>
        <w:commentReference w:id="319"/>
      </w:r>
      <w:r>
        <w:rPr/>
        <w:t>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根据《关于构建数据基础制度更好发挥数据要素作用的意见》，应建立数据产权、流通交易、收益分配和安全治理制度。系统设计遵循高内聚、低耦</w:t>
      </w:r>
      <w:commentRangeStart w:id="320"/>
      <w:r>
        <w:rPr/>
        <w:t>合的原则，各子系统之间通过标准接口进行数据</w:t>
      </w:r>
      <w:r>
        <w:rPr/>
      </w:r>
      <w:commentRangeEnd w:id="320"/>
      <w:r>
        <w:commentReference w:id="320"/>
      </w:r>
      <w:r>
        <w:rPr/>
        <w:t>交换。风险分析表明，项目主要面临技术选型、数据质量、进度控制和运维保障四类风险。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万元。数据安全方面，严格</w:t>
      </w:r>
      <w:del w:id="8" w:author="李教授" w:date="2026-09-01T00:00:00Z">
        <w:r>
          <w:rPr/>
          <w:delText>原有表述</w:delText>
        </w:r>
      </w:del>
      <w:ins w:id="9" w:author="李教授" w:date="2026-09-01T00:00:00Z">
        <w:r>
          <w:rPr/>
          <w:t>修订后的表述</w:t>
        </w:r>
      </w:ins>
      <w:r>
        <w:rPr/>
        <w:t>落实网络安全等级保护</w:t>
      </w:r>
      <w:r>
        <w:rPr/>
        <w:t>2.0</w:t>
      </w:r>
      <w:r>
        <w:rPr/>
        <w:t>要求，对敏感数据实施分类分级管理。本方案坚持统筹规划、分步实施、急用先行、安全可控的原则，确保项目有序推进。为深入贯彻落实国家关于数字经济高质量发展的决策部署，本项目围绕数据要素市场化配置改革开展系统研究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万元。参照国家标准</w:t>
      </w:r>
      <w:r>
        <w:rPr/>
        <w:t>GB/</w:t>
      </w:r>
      <w:commentRangeStart w:id="321"/>
      <w:r>
        <w:rPr/>
        <w:t>T 36073-2018</w:t>
      </w:r>
      <w:r>
        <w:rPr/>
        <w:t>《数据管理能力成熟度评估模型》，开展数据管理能力评估。下一步，将按照“边建设、边应用、边完善”的思路，持续推动系统迭代升级。根据《关于构建数据基础制度更</w:t>
      </w:r>
      <w:r>
        <w:rPr/>
      </w:r>
      <w:commentRangeEnd w:id="321"/>
      <w:r>
        <w:commentReference w:id="321"/>
      </w:r>
      <w:r>
        <w:rPr/>
        <w:t>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针对上述风险，本方案提出了相应的防范措施和应急预案，确保风险总体可控。为深入贯彻落实国家关于数字经济高质量发展的决策部署，本项目围绕数据要素市场化配置改革开展系统研究。资金来源为市级财政资金，按照项目实施进度分年度拨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技术路线采用云原生架构，基于微服务和容器化部署，支持弹性扩展和灰度发布。为深入贯彻落实国家关于数字经济高质量发展的决策部署，本项</w:t>
      </w:r>
      <w:commentRangeStart w:id="322"/>
      <w:r>
        <w:rPr/>
        <w:t>目围绕数据要素市场化配置改革开展系统研究。项目建设内容包括数据中台、业务应用系统、安全保障体系和运营管理机制四个部分。绩效目标包括产出指标、效益指标和满意度指标三类，共设置二级指标</w:t>
      </w:r>
      <w:r>
        <w:rPr/>
        <w:t>12</w:t>
      </w:r>
      <w:r>
        <w:rPr/>
        <w:t>项。项</w:t>
      </w:r>
      <w:r>
        <w:rPr/>
      </w:r>
      <w:commentRangeEnd w:id="322"/>
      <w:r>
        <w:commentReference w:id="322"/>
      </w:r>
      <w:r>
        <w:rPr/>
        <w:t>目建设内容包括数据中台、业务应用系统、安全保障体系和运营管理机制四个部分。资金来源为市级财政资金，按照项目实施进度分年度拨付。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建设内容包括数据中台、业务应用系统、安全保障体系和运营管理机制四个部分。本方案坚持统筹规划、分步实施、急用先行、安全可控的原则，确保项目有序推进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项。下一步，将按照“边建设、边应用、边完善”的思路，持续推动系统迭代升级。本方案坚持统筹规划、分步实施、急用先行、安全可控的原则，确保项目有序推进。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</w:t>
      </w:r>
      <w:commentRangeStart w:id="323"/>
      <w:r>
        <w:rPr/>
        <w:t>革开展系统研究。为深入贯彻落实国家关于数字经济高质量发展的决策部署，本项目围绕数据要素市场化配置改革开展系统研究。通过调研发现，现有信息系统存在数据标准不统一、共享渠道不畅</w:t>
      </w:r>
      <w:r>
        <w:rPr/>
      </w:r>
      <w:commentRangeEnd w:id="323"/>
      <w:r>
        <w:commentReference w:id="323"/>
      </w:r>
      <w:r>
        <w:rPr/>
        <w:t>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分钟。项目建设内容包括数据中台、业务应用系统、安全保障体系和运营管理机制四个部分。系统设计遵循高内聚、低耦合的原则，各子系统之间通过标准接口进行数据交换。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11.4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项目建设内容包括数据中台、业务应用系统、安全保障体系和运营管理机制四个部分。系统设计遵循高内聚、低耦合的原则，各子系统之间通过标准接口进行数据交换。</w:t>
      </w:r>
      <w:r>
        <w:rPr/>
        <w:t>2023</w:t>
      </w:r>
      <w:r>
        <w:rPr/>
        <w:t>年全市规模以上工业增加值同比增</w:t>
      </w:r>
      <w:commentRangeStart w:id="324"/>
      <w:r>
        <w:rPr/>
        <w:t>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</w:t>
      </w:r>
      <w:r>
        <w:rPr/>
      </w:r>
      <w:commentRangeEnd w:id="324"/>
      <w:r>
        <w:commentReference w:id="324"/>
      </w:r>
      <w:r>
        <w:rPr/>
        <w:t>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组织保障方面，成立由分管副市长任组长的项目建设领导小组，统筹协调重大事项。风险分析表明，项目主要面临技术选型、数据质量、进度控制和运维保障四类风险。风险分析表明，项目主要面临技术选型、数据质量、进度控制和运维保障四类风险。通过调研发现，现有信息系统存在数据标准不统一、共享渠道不畅通、应用场景不丰富等突出问题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</w:t>
      </w:r>
      <w:commentRangeStart w:id="325"/>
      <w:r>
        <w:rPr/>
        <w:t>重大事项。为深入贯彻落实国家关于数字经济高质量发展的决策部署，本项目围绕数据要素市场化配置改革开展系统研究。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下一步，将按照“边建设、边应用、边完善”的思路，持续推动系统迭代升级。针对上述风险，</w:t>
      </w:r>
      <w:r>
        <w:rPr/>
      </w:r>
      <w:commentRangeEnd w:id="325"/>
      <w:r>
        <w:commentReference w:id="325"/>
      </w:r>
      <w:r>
        <w:rPr/>
        <w:t>本方案提出了相应的防范措施和应急预案，确保风险总体可控。下一步，将按照“边建设、边应用、边完善”的思路，持续推动系统迭代升级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通过调研发现，现有信息系统存在数据标准不统一、共享渠道不畅通、应用场景不丰富等突出问题。效益分析显示，项目具有显著的社会效益和一定的经济效益，建设必要性充分。针对上述风险，本方案提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</w:t>
      </w:r>
      <w:commentRangeStart w:id="326"/>
      <w:r>
        <w:rPr/>
        <w:t>。本方案坚持统筹规划、分步实施、急用先行、安全可控的原则，确保项目有序推进。项目建设内容包括数据中台、业务应用系统、安全保</w:t>
      </w:r>
      <w:r>
        <w:rPr/>
      </w:r>
      <w:commentRangeEnd w:id="326"/>
      <w:r>
        <w:commentReference w:id="326"/>
      </w:r>
      <w:r>
        <w:rPr/>
        <w:t>障体系和运营管理机制四个部分。资金来源为市级财政资金，按照项目实施进度分年度拨付。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个百分点。资金来源为市级财政资金，按照项目实施进度分年度拨付。需求分析阶段共走访了市直部门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项。通过调研发现，现有信息系统存在数据标准不统一、共享渠道不畅通、应用场景不丰富等突出问题。风险分析表明，项目主要面临技术选型、数据质量、进</w:t>
      </w:r>
      <w:commentRangeStart w:id="327"/>
      <w:commentRangeStart w:id="328"/>
      <w:r>
        <w:rPr/>
        <w:t>度控制和运维保障四类风险。为深入贯彻落实国家关于数字经济高质量发展的决策部署，本项目围绕数据要素市场化配置改革开展系统研究。项目建设内容包括数据中台、业务应用系统、安全保障体系和运营管理机制四个部分。技术路线</w:t>
      </w:r>
      <w:r>
        <w:rPr/>
      </w:r>
      <w:commentRangeEnd w:id="327"/>
      <w:r>
        <w:commentReference w:id="327"/>
      </w:r>
      <w:r>
        <w:rPr/>
      </w:r>
      <w:commentRangeEnd w:id="328"/>
      <w:r>
        <w:commentReference w:id="328"/>
      </w:r>
      <w:r>
        <w:rPr/>
        <w:t>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为深入贯彻落实国家关于数字经济高质量发展的决策部署，本项目围绕数据要素市场化配置改革开展系统研究。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分钟。根据《关于构建数据基础制度更好发挥数据要素作用的意见》，应建立数据产权、流通交易、收益分配和安全治理制度。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</w:t>
      </w:r>
      <w:commentRangeStart w:id="329"/>
      <w:commentRangeStart w:id="330"/>
      <w:r>
        <w:rPr/>
        <w:t>。资金来源为市级财政资金，按照项目实施进度分年度拨付。针对上述风险，本方案提出了相应的防范措施和应急预案，确保风险总体可控。风险分析表明，项目主要面临技术选型、数据质</w:t>
      </w:r>
      <w:r>
        <w:rPr/>
      </w:r>
      <w:commentRangeEnd w:id="329"/>
      <w:r>
        <w:commentReference w:id="329"/>
      </w:r>
      <w:r>
        <w:rPr/>
      </w:r>
      <w:commentRangeEnd w:id="330"/>
      <w:r>
        <w:commentReference w:id="330"/>
      </w:r>
      <w:r>
        <w:rPr/>
        <w:t>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项目建设内容包括数据中台、业务应用系统、安全保障体系和运营管理机制四个部分。组织保障方面，成立由分管副市长任组长的项目建设领导小组，统筹协调重大事项。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针对上述风险，本方案提出了相应的防范措施和应急预案，确保风险总体可控。系统设计遵循高内聚、低耦合的原则，各子系统之间通过标准接口进行数据交换。效益分析显示，项目具有显著的社会效益和一定的经济效益，建设必要性充分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为深入贯彻落实国家关于数字经济高质量发展的决策部署，本项目围绕数据要素市场化配置改革开展系统研究。为深入贯彻落实国家关于数字经济高质量发展的决策部署，本项目围绕数据要素市场化配置改</w:t>
      </w:r>
      <w:commentRangeStart w:id="331"/>
      <w:r>
        <w:rPr/>
        <w:t>革开展系统研究。资金来源为市级财政资金，按照项目实施进度分年度拨付。组织保障方面，成立由分管副市长任组</w:t>
      </w:r>
      <w:r>
        <w:rPr/>
      </w:r>
      <w:commentRangeEnd w:id="331"/>
      <w:r>
        <w:commentReference w:id="331"/>
      </w:r>
      <w:r>
        <w:rPr/>
        <w:t>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组织保障方面，成立由分管副市长任组长的项目建设领导小组，统筹协调重大事项。系统设计遵循高内聚、低耦合的原则，各子系统之间通过标准接口进行数据交换。风险分析表明，项目主要面临技术选型、数据质量、进度控制和运维保障四类风险。参照国家标准</w:t>
      </w:r>
      <w:r>
        <w:rPr/>
        <w:t>GB/T 36073-2018</w:t>
      </w:r>
      <w:r>
        <w:rPr/>
        <w:t>《数据管理能力成熟度评估模型》，开展数据管理能力评估。技术路线采用云原生架构，基于微服务和容器化部署，支持弹性扩展和灰度发布。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本方案坚持统筹规划、分步实施、急用先行、安全可控的原则，确保项目有序推进。本方案坚持统筹规划、分步实施、</w:t>
      </w:r>
      <w:commentRangeStart w:id="332"/>
      <w:r>
        <w:rPr/>
        <w:t>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</w:t>
      </w:r>
      <w:r>
        <w:rPr/>
      </w:r>
      <w:commentRangeEnd w:id="332"/>
      <w:r>
        <w:commentReference w:id="332"/>
      </w:r>
      <w:r>
        <w:rPr/>
        <w:t>收集各类业务需求</w:t>
      </w:r>
      <w:r>
        <w:rPr/>
        <w:t>186</w:t>
      </w:r>
      <w:r>
        <w:rPr/>
        <w:t>项。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354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333"/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  <w:commentRangeEnd w:id="333"/>
            <w:r>
              <w:commentReference w:id="333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589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521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12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12.1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个百分点。绩效目标包括产出指标、效益指标和满意度指标三类，共设置二级指标</w:t>
      </w:r>
      <w:r>
        <w:rPr/>
        <w:t>12</w:t>
      </w:r>
      <w:r>
        <w:rPr/>
        <w:t>项。下一步，将按照“边建设、边应用、边完善”的思路，持续推动系统迭代升级。绩效目标包括产出指标、效益指标和满意度指标三类，共设置二级指标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</w:t>
      </w:r>
      <w:commentRangeStart w:id="334"/>
      <w:r>
        <w:rPr/>
        <w:t>素作用的意见》，应建立数据产权、流通交易、收益分配和安全治理制度。数据安全方面，严格落实网络安全等级保护</w:t>
      </w:r>
      <w:r>
        <w:rPr/>
        <w:t>2</w:t>
      </w:r>
      <w:r>
        <w:rPr/>
      </w:r>
      <w:commentRangeEnd w:id="334"/>
      <w:r>
        <w:commentReference w:id="334"/>
      </w:r>
      <w:r>
        <w:rPr/>
        <w:t>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分钟。系统设计遵循高内聚、低耦合的原则，各子系统之间通过标准接口进行数据交换。资金来源为市级财政资金，按照项目实施进度分年度拨付。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与周边城市相比，我市在数据开放数量和应用场景丰富度方面仍有一定差距。项目建设内容包括数据中台、业务应用系统、安全保障体系和运营管理机制四个部分。项目建</w:t>
      </w:r>
      <w:commentRangeStart w:id="335"/>
      <w:r>
        <w:rPr/>
        <w:t>设内容包括数据中台、业务应用系统、安全保障体系和运</w:t>
      </w:r>
      <w:r>
        <w:rPr/>
      </w:r>
      <w:commentRangeEnd w:id="335"/>
      <w:r>
        <w:commentReference w:id="335"/>
      </w:r>
      <w:r>
        <w:rPr/>
        <w:t>营管理机制四个部分。针对上述风险，本方案提出了相应的防范措施和应急预案，确保风险总体可控。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《数据管理能力成熟度评估模型》，开展数据管理能力评估。根据《关于构建数据基础制度更好发挥数据要素作用的意见》，应建立数据产权、流通交易、收益分配和安全治理制度。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</w:t>
      </w:r>
      <w:commentRangeStart w:id="336"/>
      <w:r>
        <w:rPr/>
        <w:t>统筹协调重大事项。通过调研发现，现有信息系统存在数据标准不统一、共享渠道不畅通、应用场景不丰富等突出</w:t>
      </w:r>
      <w:r>
        <w:rPr/>
      </w:r>
      <w:commentRangeEnd w:id="336"/>
      <w:r>
        <w:commentReference w:id="336"/>
      </w:r>
      <w:r>
        <w:rPr/>
        <w:t>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</w:t>
      </w:r>
      <w:commentRangeStart w:id="337"/>
      <w:r>
        <w:rPr/>
        <w:t>分点。风险分析表明，项目主要面临技术选型、数据质量、进度控制和运维保障四类风险。与周边城市相比，我市在数据开放数量和应用场景丰富度方面仍有一定差距。技术路线采用云原生架构，基于微服务和容器化部署，支持</w:t>
      </w:r>
      <w:r>
        <w:rPr/>
      </w:r>
      <w:commentRangeEnd w:id="337"/>
      <w:r>
        <w:commentReference w:id="337"/>
      </w:r>
      <w:r>
        <w:rPr/>
        <w:t>弹性扩展和灰度发布。与周边城市相比，我市在数据开放数量和应用场景丰富度方面仍有一定差距。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风险分析表明，项目主要面临技术选型、数据质量、进度控制和运维保障四类风险。项目建设内容包括数据中台、业务应用系统、安全保障体系和运营管理机制四个部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与周边城市相比，我市在数据开放数量和应用场景丰富度方面仍有一定差距。项目总投资估算为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要求，对敏感数据实施分类分级管理。绩效目标包括产出指标、效益指标和满意度指标三类，共设置二级指标</w:t>
      </w:r>
      <w:r>
        <w:rPr/>
        <w:t>12</w:t>
      </w:r>
      <w:r>
        <w:rPr/>
        <w:t>项。技术路线采用云原</w:t>
      </w:r>
      <w:commentRangeStart w:id="338"/>
      <w:r>
        <w:rPr/>
        <w:t>生架构，基于微服务和容器化部署，支持弹性扩展和灰度</w:t>
      </w:r>
      <w:r>
        <w:rPr/>
      </w:r>
      <w:commentRangeEnd w:id="338"/>
      <w:r>
        <w:commentReference w:id="338"/>
      </w:r>
      <w:r>
        <w:rPr/>
        <w:t>发布。效益分析显示，项目具有显著的社会效益和一定的经济效益，建设必要性充分。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12.2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</w:t>
      </w:r>
      <w:commentRangeStart w:id="339"/>
      <w:r>
        <w:rPr/>
        <w:t>数据开放数量和应用场景丰富度方面仍有一定差距。与周边城市相比，我市在数据开放数量和应用场景丰富度方面仍有一定差距。与周边城市相比，我市在数据开放数量和应用场景丰富度方面仍有一定差距。绩效目标包括产出指标、效益指标和满意度指标三类，共设置二级指标</w:t>
      </w:r>
      <w:r>
        <w:rPr/>
        <w:t>12</w:t>
      </w:r>
      <w:r>
        <w:rPr/>
        <w:t>项。需求分析</w:t>
      </w:r>
      <w:r>
        <w:rPr/>
      </w:r>
      <w:commentRangeEnd w:id="339"/>
      <w:r>
        <w:commentReference w:id="339"/>
      </w:r>
      <w:r>
        <w:rPr/>
        <w:t>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分钟。参照国家标准</w:t>
      </w:r>
      <w:r>
        <w:rPr/>
        <w:t>GB/T 36073-2018</w:t>
      </w:r>
      <w:r>
        <w:rPr/>
        <w:t>《数据管理能力成熟度评估模型》，开展数据管理能力评估。根据《关于构建数据基础制度更好发挥数据要素作用的意见》，应建立数据产权、流通交易、收益分配和安全治理制度。根据《关于构建数据基础制度更好发挥数据要素作用的意见》，应建立数据产权、流通交易、收益分配和安全治理制度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组织保障方面，成立由分管副市长任组长的项目建设领导小组，统筹协调重大事项。资金来源为</w:t>
      </w:r>
      <w:commentRangeStart w:id="340"/>
      <w:r>
        <w:rPr/>
        <w:t>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</w:t>
      </w:r>
      <w:r>
        <w:rPr/>
      </w:r>
      <w:commentRangeEnd w:id="340"/>
      <w:r>
        <w:commentReference w:id="340"/>
      </w:r>
      <w:r>
        <w:rPr/>
        <w:t>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要求，对敏感数据实施分</w:t>
      </w:r>
      <w:commentRangeStart w:id="341"/>
      <w:r>
        <w:rPr/>
        <w:t>类分级管理。针对上述风险，本方案提出了相应的防范措施和应急预案，确保风险总体可控。参照国家标准</w:t>
      </w:r>
      <w:r>
        <w:rPr/>
        <w:t>G</w:t>
      </w:r>
      <w:r>
        <w:rPr/>
      </w:r>
      <w:commentRangeEnd w:id="341"/>
      <w:r>
        <w:commentReference w:id="341"/>
      </w:r>
      <w:r>
        <w:rPr/>
        <w:t>B/T 36073-2018</w:t>
      </w:r>
      <w:r>
        <w:rPr/>
        <w:t>《数据管理能力成熟度评估模型》，开展数据管理能力评估。需求分析阶段共走访了市直部门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万元。参照国家标准</w:t>
      </w:r>
      <w:r>
        <w:rPr/>
        <w:t>GB/T 36073-2018</w:t>
      </w:r>
      <w:r>
        <w:rPr/>
        <w:t>《数据管理能力成熟度评估模型》，开展数据管理能力评估。资金来源为市级财政资金，按照项目实施进度分年度拨付。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通过调研发现，现有信息系统存在数据标准不统一、共享渠道不畅通、应用场景不丰富等突出问题。本方案</w:t>
      </w:r>
      <w:commentRangeStart w:id="342"/>
      <w:r>
        <w:rPr/>
        <w:t>坚持统筹规划、分步实施、急用先行、安全可控的原则，确保项目有序推进。下一步，将按照“边建设、边应用、边完善”的思路，持续推动系统迭代升级。项目建设内容包括数据中台、业务应用系统、安全保障体系和运营管理机制四个部分。为深入贯彻落实国家关于数字经济高质量发展的决策部署，本项目围绕数据要素市</w:t>
      </w:r>
      <w:r>
        <w:rPr/>
      </w:r>
      <w:commentRangeEnd w:id="342"/>
      <w:r>
        <w:commentReference w:id="342"/>
      </w:r>
      <w:r>
        <w:rPr/>
        <w:t>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</w:t>
      </w:r>
      <w:commentRangeStart w:id="343"/>
      <w:commentRangeStart w:id="344"/>
      <w:r>
        <w:rPr/>
        <w:t>。组织保障方面，成立由分管副市长任组长的项目建设领导小组，统筹协调重大事</w:t>
      </w:r>
      <w:r>
        <w:rPr/>
      </w:r>
      <w:commentRangeEnd w:id="343"/>
      <w:r>
        <w:commentReference w:id="343"/>
      </w:r>
      <w:r>
        <w:rPr/>
      </w:r>
      <w:commentRangeEnd w:id="344"/>
      <w:r>
        <w:commentReference w:id="344"/>
      </w:r>
      <w:r>
        <w:rPr/>
        <w:t>项。风险分析表明，项目主要面临技术选型、数据质量、进度控制和运维保障四类风险。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项。本方案坚持统筹规划、分步实施、急用先行、安全可控的原则，确保项目有序推进。资金来源为市级财政资金，按照项目实施进度分年度拨付。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与周边城市相比，我市在数据开放数量和应用场景丰富度方面仍有一定差距。针对上述风险，本方案提</w:t>
      </w:r>
      <w:commentRangeStart w:id="345"/>
      <w:r>
        <w:rPr/>
        <w:t>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分钟。效益分析显示，项目具有显著的社</w:t>
      </w:r>
      <w:r>
        <w:rPr/>
      </w:r>
      <w:commentRangeEnd w:id="345"/>
      <w:r>
        <w:commentReference w:id="345"/>
      </w:r>
      <w:r>
        <w:rPr/>
        <w:t>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通过调研发现，现有信息系统存在数据标准不统一、共享渠道不畅通、应用场景不丰富等突出问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495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346"/>
            <w:commentRangeStart w:id="347"/>
            <w:r>
              <w:rPr>
                <w:kern w:val="0"/>
                <w:szCs w:val="20"/>
              </w:rPr>
              <w:t>数据安全方面，严格落实网络安全等级保护</w:t>
            </w:r>
            <w:r>
              <w:rPr>
                <w:kern w:val="0"/>
                <w:szCs w:val="20"/>
              </w:rPr>
              <w:t>2.0</w:t>
            </w:r>
            <w:r>
              <w:rPr>
                <w:kern w:val="0"/>
                <w:szCs w:val="20"/>
              </w:rPr>
              <w:t>要求，对敏感数据实施分类分级管理。</w:t>
            </w:r>
            <w:r>
              <w:rPr>
                <w:kern w:val="0"/>
                <w:szCs w:val="20"/>
              </w:rPr>
            </w:r>
            <w:commentRangeEnd w:id="346"/>
            <w:r>
              <w:commentReference w:id="346"/>
            </w:r>
            <w:commentRangeEnd w:id="347"/>
            <w:r>
              <w:commentReference w:id="347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883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347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12.3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commentRangeStart w:id="348"/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</w:t>
      </w:r>
      <w:r>
        <w:rPr/>
      </w:r>
      <w:commentRangeEnd w:id="348"/>
      <w:r>
        <w:commentReference w:id="348"/>
      </w:r>
      <w:r>
        <w:rPr/>
        <w:t>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资金来源为市级财政资金，按照项目实施进度分年度拨付。风险分析表明，项目主要面临技术选型、数据质量、进度控制和运维保障四类风险。通过调研发现，现有信息系统存在数据标准不统一、共享渠道不畅通、应用场景不丰富等突出问题。根据《关于构建数据基础制度更好发挥数据要素作用的意见》，应建立数据产权、流通交易、收益分配和安全治理制度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为深入贯彻落实国家关于数字经济高质量发展的决策部署，本项目围绕数据要素市场化配置改革开展系统研究。资金来源为市级财政资金，按照项目实施进度分年度拨付。与周边城市相比，我市在数据开放</w:t>
      </w:r>
      <w:commentRangeStart w:id="349"/>
      <w:commentRangeStart w:id="350"/>
      <w:r>
        <w:rPr/>
        <w:t>数量和应用场景丰富度方面仍有一定差距。项目总投资估算为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</w:t>
      </w:r>
      <w:r>
        <w:rPr/>
      </w:r>
      <w:commentRangeEnd w:id="350"/>
      <w:r>
        <w:commentReference w:id="350"/>
      </w:r>
      <w:r>
        <w:rPr/>
      </w:r>
      <w:commentRangeEnd w:id="349"/>
      <w:r>
        <w:commentReference w:id="349"/>
      </w:r>
      <w:r>
        <w:rPr/>
        <w:t>、业务应用系统、安全保障体系和运营管理机制四个部分。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资金来源为市级财政资金，按照项目实施进度分年度拨付。效益分析显示，项目具有显著的社会效益和一定的经济效益，建设必要性充分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为深入贯彻落实国家关于数字经济高质量发展的决策部署，本项目围绕数据要素市场化配置改革开展系统研究。效益分析显</w:t>
      </w:r>
      <w:commentRangeStart w:id="351"/>
      <w:r>
        <w:rPr/>
        <w:t>示，项目具有显著的社会效益和一定的经济效益，建设必要性充分。与周边城市相比，我市在数据开放数量和应用场景丰富度方面仍有一定差距。项目建设内容包括数据中台、业务应用系统、</w:t>
      </w:r>
      <w:r>
        <w:rPr/>
      </w:r>
      <w:commentRangeEnd w:id="351"/>
      <w:r>
        <w:commentReference w:id="351"/>
      </w:r>
      <w:r>
        <w:rPr/>
        <w:t>安全保障体系和运营管理机制四个部分。本方案坚持统筹规划、分步实施、急用先行、安全可控的原则，确保项目有序推进。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富度方面仍有一定差距。针对上述风险，本方案提出了相应的防范措施和应急预案，确保风险总体可控。本方案坚持统筹规划、分步实施、急用先行、安全可控的原则，确保项目有序推进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风险分析表明，项目主要面临技术选型、数据质量、进度控制和运维保障四类风险。通过调研发现，现有信息系统存在数据标准不统一、共享渠道不畅通、应用场景不丰富等突出问题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风险分析表明，项目主要面临技术选型、数据质量、进度控制和运维保障四类风险。运维保障采用“</w:t>
      </w:r>
      <w:r>
        <w:rPr/>
        <w:t>7×24</w:t>
      </w:r>
      <w:r>
        <w:rPr/>
        <w:t>小时”值守机制，重大故障响应时间不超过</w:t>
      </w:r>
      <w:r>
        <w:rPr/>
        <w:t>3</w:t>
      </w:r>
      <w:commentRangeStart w:id="352"/>
      <w:r>
        <w:rPr/>
        <w:t>0</w:t>
      </w:r>
      <w:r>
        <w:rPr/>
        <w:t>分钟。绩效目标包括产出指标、效益指标和满意度指标三类，共设置二级指标</w:t>
      </w:r>
      <w:r>
        <w:rPr/>
        <w:t>12</w:t>
      </w:r>
      <w:r>
        <w:rPr/>
        <w:t>项。下一步，将按照“边建设、边应用、边完善”的思路，持续推动系统迭代升级。针对上述风险，本方案提出</w:t>
      </w:r>
      <w:r>
        <w:rPr/>
      </w:r>
      <w:commentRangeEnd w:id="352"/>
      <w:r>
        <w:commentReference w:id="352"/>
      </w:r>
      <w:r>
        <w:rPr/>
        <w:t>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资金来源为市级财政资金，按照项目实施进度分年度拨付。绩效目标包括产出指标、效益指标和满意度指标三类，共设置二级指标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效益分析显示，项目具有显著的社会效益和一定的经济效益，建设必要性充分。需求分析阶段共走访了市直部门</w:t>
      </w:r>
      <w:commentRangeStart w:id="353"/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项。本方案坚持统筹规划、分步实施、急用先行、安全可控的原则，确保项目有序推进。针对上述风险，本方案提出了相应的防范措施和应急预案，确保风险总体可控。</w:t>
      </w:r>
      <w:r>
        <w:rPr/>
      </w:r>
      <w:commentRangeEnd w:id="353"/>
      <w:r>
        <w:commentReference w:id="353"/>
      </w: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与周边城市相比，我市在数据开放数量和应用场景丰富度方面仍有一定差距。下一步，将按照“边建设、边应用、边完善”的思路，持续推动系统迭代升级。预计项目建成后，每年可节约行政成本约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以上。参照国家标准</w:t>
      </w:r>
      <w:r>
        <w:rPr/>
        <w:t>GB/T 36073-2018</w:t>
      </w:r>
      <w:r>
        <w:rPr/>
        <w:t>《数据管理能力成熟度评估模型》，开展数据管理能力评估。根据《关于构建数据基础制度更好发挥数据要素作用的意见》，应建立数据产权、流通交易、收益分配和安全治理制度。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资金来源为市级财政资金，按照项目实施进度分年度拨付。下一步，将按照“边建设、边应用、边完善”的思路</w:t>
      </w:r>
      <w:commentRangeStart w:id="354"/>
      <w:r>
        <w:rPr/>
        <w:t>，持续推动系统迭代升级。为深入贯彻落实国家关于数字经济高质量发展的决策部</w:t>
      </w:r>
      <w:r>
        <w:rPr/>
      </w:r>
      <w:commentRangeEnd w:id="354"/>
      <w:r>
        <w:commentReference w:id="354"/>
      </w:r>
      <w:r>
        <w:rPr/>
        <w:t>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《数据管理能力成熟度评估模型》，开展数据管理能力评估。参照国家标准</w:t>
      </w:r>
      <w:r>
        <w:rPr/>
        <w:t>GB/T 36073-2018</w:t>
      </w:r>
      <w:r>
        <w:rPr/>
        <w:t>《数据管理能力成熟度评估模型》，开展数据管理能力评估。数据安全方面，严格落实网络安全等级保护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项。针对上述风险，</w:t>
      </w:r>
      <w:del w:id="10" w:author="李教授" w:date="2026-09-01T00:00:00Z">
        <w:r>
          <w:rPr/>
          <w:delText>原有表述</w:delText>
        </w:r>
      </w:del>
      <w:ins w:id="11" w:author="李教授" w:date="2026-09-01T00:00:00Z">
        <w:r>
          <w:rPr/>
          <w:t>修订后的表述</w:t>
        </w:r>
      </w:ins>
      <w:r>
        <w:rPr/>
        <w:t>本方案提出了相应的防范措施和应急预案，确保风险总体可控。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12.4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风险分析表明，项目主要面临技术选型、数据质量、进度控制和运维保障四类风险。与周边城市相比，我市在数据开放数</w:t>
      </w:r>
      <w:commentRangeStart w:id="355"/>
      <w:r>
        <w:rPr/>
        <w:t>量和应用场景丰富度方面仍有一定差距。项目总投资估算为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万元。系统设计遵循高内聚、低耦合的原则，各子系统之间通过标准接口进行数据交换。需求分析</w:t>
      </w:r>
      <w:r>
        <w:rPr/>
      </w:r>
      <w:commentRangeEnd w:id="355"/>
      <w:r>
        <w:commentReference w:id="355"/>
      </w:r>
      <w:r>
        <w:rPr/>
        <w:t>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项目建设内容包括数据中台、业务应用系统、安全保障体系和运营管理机制四个部分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《数据管理能力成熟度评估模型》，开展数据管理能力评估。针对</w:t>
      </w:r>
      <w:commentRangeStart w:id="356"/>
      <w:r>
        <w:rPr/>
        <w:t>上述风险，本方案提出了相应的防范措施和应急预案，确保风险总体可控。</w:t>
      </w:r>
      <w:r>
        <w:rPr/>
        <w:t>202</w:t>
      </w:r>
      <w:r>
        <w:rPr/>
      </w:r>
      <w:commentRangeEnd w:id="356"/>
      <w:r>
        <w:commentReference w:id="356"/>
      </w:r>
      <w:r>
        <w:rPr/>
        <w:t>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项。通过调研发现，现有信息系统存在数据标准不统一、共享渠道不畅通、应用场</w:t>
      </w:r>
      <w:commentRangeStart w:id="357"/>
      <w:r>
        <w:rPr/>
        <w:t>景不丰富等突出问题。技术路线采用云原生架构，基于微服务和容器化部署，支持弹性扩展和灰度发布。技术路线采用云原生架构，基于微服务和容器化部署，支持弹性扩展和灰度发布。运维保障采用“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</w:t>
      </w:r>
      <w:r>
        <w:rPr/>
      </w:r>
      <w:commentRangeEnd w:id="357"/>
      <w:r>
        <w:commentReference w:id="357"/>
      </w:r>
      <w:r>
        <w:rPr/>
        <w:t>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根据《关于构建数据基础制度更好发挥数据要素作用的意见》，应建立数据产权、流通交易、收益分配和安全治理制度。效益分析显示，项目具有显著的社会效益和一定的经济效益，建设必要性充分。资金来源为市级财政资金，按照项目实施进度分年度拨付。效益分析显示，项目具有显著的社会效益和一定的经济效益，建设必要性充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资金来源为市级财政资金，按照项目实施进度分年度拨付。下一步，将按照“边建设、边应用、边完善”的思路，持续推动系统迭代升级。运维保障采用“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效益分析显示，项目具有显著的社会效益和一定的经济效益，建设必要性充分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分钟。系统</w:t>
      </w:r>
      <w:commentRangeStart w:id="358"/>
      <w:r>
        <w:rPr/>
        <w:t>设计遵循高内聚、低耦合的原则，各子系统之间通过标准接口进行数据交换。下一步，将按照“边建设、边应用、边完善”的思路，持续推动系统迭代升级。技术路线</w:t>
      </w:r>
      <w:r>
        <w:rPr/>
      </w:r>
      <w:commentRangeEnd w:id="358"/>
      <w:r>
        <w:commentReference w:id="358"/>
      </w:r>
      <w:r>
        <w:rPr/>
        <w:t>采用云原生架构，基于微服务和容器化部署，支持弹性扩展和灰度发布。运维保障采用“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建设内容包括数据中台、业务应用系统、安全保障体系和运营管理机制四个部分。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要求，对敏感数据实施分类分级管理。资金来源为市级财政资金，按照项目实施进度分年度拨付。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要求，对敏感数据实施分类分级管理。下一步，将按照“边建设、边应用、边完善”的思路，持</w:t>
      </w:r>
      <w:commentRangeStart w:id="359"/>
      <w:r>
        <w:rPr/>
        <w:t>续推动系统迭代升级。项目总投资估算为</w:t>
      </w:r>
      <w:r>
        <w:rPr/>
        <w:t>385</w:t>
      </w:r>
      <w:r>
        <w:rPr/>
      </w:r>
      <w:commentRangeEnd w:id="359"/>
      <w:r>
        <w:commentReference w:id="359"/>
      </w:r>
      <w:r>
        <w:rPr/>
        <w:t>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本方案坚持统筹规划、分步实施、急用先行、安全可控的原则，确保项目有序推进。为深入贯彻落实国家关于数字经济高质量发展的决策部署，本项目围绕数据要素市场化配置改革开展系统研究。效益分析显示，项目具有显著的社会效益和一定的经济效益，建设必要性充分。系统设计遵循高内聚、低耦合的原则，各子系统之间通过标准接口进行数据交换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</w:t>
      </w:r>
      <w:commentRangeStart w:id="360"/>
      <w:commentRangeEnd w:id="360"/>
      <w:r>
        <w:commentReference w:id="360"/>
      </w:r>
      <w:r>
        <w:rPr/>
        <w:t>理。下一步，将按照“边建设、边应用、边完善”的思路，持续推动系统迭代升级。数据安全方面，严格落实网络安全等级保护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要求，对敏感数据实施分类分级管理。本方案坚持统筹规划、分步实施、急用先行、安全可控的原则，确保项目有序推进。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649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361"/>
            <w:r>
              <w:rPr>
                <w:kern w:val="0"/>
                <w:szCs w:val="20"/>
              </w:rPr>
              <w:t>本方案坚持统筹规划、分步实施、急用先行、安全可控的原则，确保项目有序推进。</w:t>
            </w:r>
            <w:commentRangeEnd w:id="361"/>
            <w:r>
              <w:commentReference w:id="361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930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798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为深入贯彻落实国家关于数字经济高质量发展的决策部署，本项目围绕数据要素市场化配置改革开展系统研究。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13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13.1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</w:t>
      </w:r>
      <w:r>
        <w:rPr/>
        <w:commentReference w:id="362"/>
      </w:r>
      <w:commentRangeStart w:id="363"/>
      <w:commentRangeEnd w:id="363"/>
      <w:r>
        <w:commentReference w:id="363"/>
      </w:r>
      <w:r>
        <w:rPr/>
        <w:t>深入贯彻落实国家关于数字经济高质量发展的决策部署，本项目围绕数据要素市场化配置改革开展系统研究。本方案坚持统筹规划、分步实施、急用先行、安全可控的原则，确保项目有序推进。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通过调研发现，现有信息系统存在数据标准不统一、共享渠道不畅通、应用场景不丰富等突出问题。通过调研发现，现有信息系统存在数据标准不统一、共享渠道不畅通、应用场景不丰富等突出问题。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组织保障方面，成立由分管副市长任组长的项目建设领导小组，统筹协调重大事项。技术路线采用云原生架构，基于微服务和容器化部署</w:t>
      </w:r>
      <w:commentRangeStart w:id="364"/>
      <w:r>
        <w:rPr/>
        <w:t>，支持弹性扩展和灰度发布。效益分析显示，项目具有显著的社会效益和一定的经济效益，建设必要性充分。针对上述风险，本方案提出了相应的防范措施和应急预案，确保风险总体可控。效益分析显示，项目具有显著的社会效益和一定的经济效益，建设必要</w:t>
      </w:r>
      <w:r>
        <w:rPr/>
      </w:r>
      <w:commentRangeEnd w:id="364"/>
      <w:r>
        <w:commentReference w:id="364"/>
      </w:r>
      <w:r>
        <w:rPr/>
        <w:t>性充分。组织保障方面，成立由分管副市长任组长的项目建设领导小组，统筹协调重大事项。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个百分点。组织保障方面，成立由分管副市长任组长的项目建设领导小组，统筹协调重大事项。风险分析表明，项目主要面临技术选型、数据质量、进度控制和运维保障四类风险。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</w:t>
      </w:r>
      <w:commentRangeStart w:id="365"/>
      <w:r>
        <w:rPr/>
        <w:t>步，将按照“边建设、边应用、边完善”的思路，持续推动系统迭代升级。技术路线采用云原生架构，基于微服务和容器化部署，支持弹性扩展和灰度发布。资金来源为市级财政资金</w:t>
      </w:r>
      <w:r>
        <w:rPr/>
      </w:r>
      <w:commentRangeEnd w:id="365"/>
      <w:r>
        <w:commentReference w:id="365"/>
      </w:r>
      <w:r>
        <w:rPr/>
        <w:t>，按照项目实施进度分年度拨付。下一步，将按照“边建设、边应用、边完善”的思路，持续推动系统迭代升级。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为深入贯彻落实国家关于数字经济高质量发展的决策部署，本项目围绕数据要素市场化配置改革开展系统研究。下一步，将按照“边建设、边应用、边完善”的思路，持续推动系统迭代升级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</w:t>
      </w:r>
      <w:commentRangeStart w:id="366"/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</w:t>
      </w:r>
      <w:r>
        <w:rPr/>
      </w:r>
      <w:commentRangeEnd w:id="366"/>
      <w:r>
        <w:commentReference w:id="366"/>
      </w:r>
      <w:r>
        <w:rPr/>
        <w:t>不超过</w:t>
      </w:r>
      <w:r>
        <w:rPr/>
        <w:t>30</w:t>
      </w:r>
      <w:r>
        <w:rPr/>
        <w:t>分钟。通过调研发现，现有信息系统存在数据标准不统一、共享渠道不畅通、应用场景不丰富等突出问题。效益分析显示，项目具有显著的社会效益和一定的经济效益，建设必要性充分。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系统设计遵循高内聚、低耦合的原则，各子系统之间通过标准接口进行数据交换。系统设计遵循高内聚、低耦合的原则，各子系统之间通过标准接口进行数据交换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</w:t>
      </w:r>
      <w:commentRangeStart w:id="367"/>
      <w:r>
        <w:rPr/>
        <w:t>个部分。通过调研发现，现有信息系统存在数据标准不统一、共享渠道不畅通、应用场景不丰富等突出问题。通过调研</w:t>
      </w:r>
      <w:r>
        <w:rPr/>
      </w:r>
      <w:commentRangeEnd w:id="367"/>
      <w:r>
        <w:commentReference w:id="367"/>
      </w:r>
      <w:r>
        <w:rPr/>
        <w:t>发现，现有信息系统存在数据标准不统一、共享渠道不畅通、应用场景不丰富等突出问题。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下一步，将按照“边建设、边应用、边完善”的思路，持续推动系统迭代升级。针对上述风险，本方案提出了相应的防范措施和应急预案，确保风险总体可控。风险分析表明，项目主要面临技术选型、数据质量、进度控制和运维保障四类风险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通过调研发现，现有信息系统存在数据标准不统一、共享渠道不畅通、应用场景不丰富等突出问题。预计项目建成后，每年可节约行政成本约</w:t>
      </w:r>
      <w:r>
        <w:rPr/>
        <w:t>1200</w:t>
      </w:r>
      <w:r>
        <w:rPr/>
        <w:t>万元，群众办事平均时长</w:t>
      </w:r>
      <w:commentRangeStart w:id="368"/>
      <w:r>
        <w:rPr/>
        <w:t>缩短</w:t>
      </w:r>
      <w:r>
        <w:rPr/>
        <w:t>40%</w:t>
      </w:r>
      <w:r>
        <w:rPr/>
        <w:t>以上。为深入贯彻落实国家关于数字经济高质量发展的决策部署，本项目围绕数据要素市场化配置改革开展系统研究。项目建设内容包括数据中台、业务应用系统、安全保障体系和运营管理机制四个部分。项目建设内容包括数据中台、业务应用系统</w:t>
      </w:r>
      <w:r>
        <w:rPr/>
      </w:r>
      <w:commentRangeEnd w:id="368"/>
      <w:r>
        <w:commentReference w:id="368"/>
      </w:r>
      <w:r>
        <w:rPr/>
        <w:t>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通过调研发现，现有信息系统存在数据标准不统一、共享渠道不畅通、应用场景不丰富等突出问题。资金来源为市级财政资金，按照项目实施进度分年度拨付。根据《关于构建数据基础制度更好发挥数据要素作用的意见》，应建立数据产权、流通交易、收益分配和安全治理制度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项。参照国家标准</w:t>
      </w:r>
      <w:r>
        <w:rPr/>
        <w:t>GB/T 36</w:t>
      </w:r>
      <w:commentRangeStart w:id="369"/>
      <w:r>
        <w:rPr/>
        <w:t>073-2018</w:t>
      </w:r>
      <w:r>
        <w:rPr/>
        <w:t>《数据管理能力成熟度评估模型》，开展数据管理能力评估。技术路线采用云原生架构，基于微服务和容器化部署，支持弹性扩展和灰度发布。项</w:t>
      </w:r>
      <w:r>
        <w:rPr/>
      </w:r>
      <w:commentRangeEnd w:id="369"/>
      <w:r>
        <w:commentReference w:id="369"/>
      </w:r>
      <w:r>
        <w:rPr/>
        <w:t>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与周边城市相比，我市在数据开放数量和应用场景丰富度方面仍有一定差距。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13.2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要求，对敏感数据实施分类分级管理。通过调研发现，现有信息系统存在数据标准不统一、共</w:t>
      </w:r>
      <w:commentRangeStart w:id="370"/>
      <w:r>
        <w:rPr/>
        <w:t>享渠道不畅通、应用场景不丰富等突出问题。根据《关于构建数据基础制度更</w:t>
      </w:r>
      <w:r>
        <w:rPr/>
      </w:r>
      <w:commentRangeEnd w:id="370"/>
      <w:r>
        <w:commentReference w:id="370"/>
      </w:r>
      <w:r>
        <w:rPr/>
        <w:t>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根据《关于构建数据基础制度更好发挥数据要素作用的意见》，应建立数据产权、流通交易、收益分配和安全治理制度。数据安全方面，严格落实网络安全等级保护</w:t>
      </w:r>
      <w:r>
        <w:rPr/>
        <w:t>2.0</w:t>
      </w:r>
      <w:r>
        <w:rPr/>
        <w:t>要求，对敏感数据实施分类分级管理。下一步，将按照“边建设、边应用、边完善”的思路，持续推动系统迭代升级。下一步，将按照“边建设、边应用、边完善”的思路，持续推动系统迭代升级。针对上述风险，本方案提出了相应的防范措施和应急预案，确保风险总体可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针对上述风险，本方案提出了相应的防范措施和应急预案，确保风险总体可控。资金来源为市级财政资金，按照项目实施进度分年度拨付。根据《关于构建数据基础制度更好发挥数据要素作用的意</w:t>
      </w:r>
      <w:commentRangeStart w:id="371"/>
      <w:r>
        <w:rPr/>
        <w:t>见》，应建立数据产权、流通交易、收益分配和安全治</w:t>
      </w:r>
      <w:r>
        <w:rPr/>
      </w:r>
      <w:commentRangeEnd w:id="371"/>
      <w:r>
        <w:commentReference w:id="371"/>
      </w:r>
      <w:r>
        <w:rPr/>
        <w:t>理制度。根据《关于构建数据基础制度更好发挥数据要素作用的意见》，应建立数据产权、流通交易、收益分配和安全治理制度。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</w:t>
      </w:r>
      <w:commentRangeStart w:id="372"/>
      <w:r>
        <w:rPr/>
        <w:t>思路，持续推动系统迭代升级。绩效目标包括</w:t>
      </w:r>
      <w:r>
        <w:rPr/>
      </w:r>
      <w:commentRangeEnd w:id="372"/>
      <w:r>
        <w:commentReference w:id="372"/>
      </w:r>
      <w:r>
        <w:rPr/>
        <w:t>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通过调研发现，现有信息系统存在数据标准不统一、共享渠道不畅通、应用场景不丰富等突出问题。风险分析表明，项目主要面临技术选型、数据质量、进度控制和运维保障四类风险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分钟。绩效目标包括产出指标、效益指标和满意度指标三类，</w:t>
      </w:r>
      <w:commentRangeStart w:id="373"/>
      <w:r>
        <w:rPr/>
        <w:t>共设置二级指标</w:t>
      </w:r>
      <w:r>
        <w:rPr/>
        <w:t>12</w:t>
      </w:r>
      <w:r>
        <w:rPr/>
        <w:t>项。组织保障方面，成立由分管副市长任组长的项目建设领导小组，统筹协调重大事项。与周边城</w:t>
      </w:r>
      <w:r>
        <w:rPr/>
      </w:r>
      <w:commentRangeEnd w:id="373"/>
      <w:r>
        <w:commentReference w:id="373"/>
      </w:r>
      <w:r>
        <w:rPr/>
        <w:t>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本方案坚持统筹规划、分步实施、急用先行、安全可控的原则，确保项目有序推进。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本方案坚持统筹规划、分步实施、急用先行、安全可控的原则，确保项目有序推进。效益分析显示，项目具有显著的社会效益和一定的经济效益，建设必要性充分。预计项目建成后，每年可节约行政成本约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针对上述风险，本方案提出了相应的防范措施和应急预案，确保风险总体可控。效益分析显示，项目具有显著的社会效益和一定的经济效益，建设必要性充分。技术路线</w:t>
      </w:r>
      <w:commentRangeStart w:id="374"/>
      <w:commentRangeStart w:id="375"/>
      <w:r>
        <w:rPr/>
        <w:t>采用云原生架构，基于微服务和容器化部署，支持弹性扩展和灰度发布。为深入贯彻落实国家关于数字经济高质量发展的决策部署，本项目围绕数据要素市场化配置改革开展系统研究。本方案坚</w:t>
      </w:r>
      <w:r>
        <w:rPr/>
      </w:r>
      <w:commentRangeEnd w:id="374"/>
      <w:r>
        <w:commentReference w:id="374"/>
      </w:r>
      <w:r>
        <w:rPr/>
      </w:r>
      <w:commentRangeEnd w:id="375"/>
      <w:r>
        <w:commentReference w:id="375"/>
      </w:r>
      <w:r>
        <w:rPr/>
        <w:t>持统筹规划、分步实施、急用先行、安全可控的原则，确保项目有序推进。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311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376"/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  <w:commentRangeEnd w:id="376"/>
            <w:r>
              <w:commentReference w:id="376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544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365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根据《关于构建数据基础制度更好发挥数据要素作用的意见》，应建立数据产权、流通交易、收益分配和安全治理制度。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13.3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风险分析表明，项目主要面临技术选型、数据质量、进度控制和运维保障四类风险。组织保障方面，成立由分管副市长任组长的项目建设领导小组，统筹协调重大事项。</w:t>
      </w:r>
      <w:commentRangeStart w:id="377"/>
      <w:commentRangeStart w:id="378"/>
      <w:r>
        <w:rPr/>
        <w:t>通过调研发现，现有信息系统存在数据标准不统一、共享渠道</w:t>
      </w:r>
      <w:r>
        <w:rPr/>
      </w:r>
      <w:commentRangeEnd w:id="377"/>
      <w:r>
        <w:commentReference w:id="377"/>
      </w:r>
      <w:r>
        <w:rPr/>
      </w:r>
      <w:commentRangeEnd w:id="378"/>
      <w:r>
        <w:commentReference w:id="378"/>
      </w:r>
      <w:r>
        <w:rPr/>
        <w:t>不畅通、应用场景不丰富等突出问题。为深入贯彻落实国家关于数字经济高质量发展的决策部署，本项目围绕数据要素市场化配置改革开展系统研究。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与周边城市相比，我市在数据开放数量和应用场景丰富度方面仍有一定差距。绩效目标包括产出指标、效益指标和满意度</w:t>
      </w:r>
      <w:commentRangeStart w:id="379"/>
      <w:r>
        <w:rPr/>
        <w:t>指标三类，共设置二级指标</w:t>
      </w:r>
      <w:r>
        <w:rPr/>
        <w:t>12</w:t>
      </w:r>
      <w:r>
        <w:rPr/>
        <w:t>项。</w:t>
      </w:r>
      <w:r>
        <w:rPr/>
        <w:t>20</w:t>
      </w:r>
      <w:r>
        <w:rPr/>
      </w:r>
      <w:commentRangeEnd w:id="379"/>
      <w:r>
        <w:commentReference w:id="379"/>
      </w:r>
      <w:r>
        <w:rPr/>
        <w:t>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系统设计遵循高内聚、低耦合的原则，各子系统之间通过标准接口进行数据交换。系统设计遵循高内聚、低耦合的原则，各子系统之间通过标准接口进行数据交换。根据《关于构建数据基础制度更好发挥数据要素作用的意见》，应建立数据产权、流通交易、收益分配和安全治理制度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为深入贯彻落实国家关于数字经济高质量发展的决策部署，本项目围绕数据要素市场化配置改革开展系统研究。根据《关于构建数据基础制度更好发挥数据要素作用的意</w:t>
      </w:r>
      <w:commentRangeStart w:id="380"/>
      <w:r>
        <w:rPr/>
        <w:t>见》，应建立数据产权、流通交易、收益分配和安全治理制度。参照国家标准</w:t>
      </w:r>
      <w:r>
        <w:rPr/>
        <w:t>GB/T 36073-2018</w:t>
      </w:r>
      <w:r>
        <w:rPr/>
        <w:t>《数据管理能力成熟度评估模型》，开展数据管理能力评估。项目建设内容包括</w:t>
      </w:r>
      <w:r>
        <w:rPr/>
      </w:r>
      <w:commentRangeEnd w:id="380"/>
      <w:r>
        <w:commentReference w:id="380"/>
      </w:r>
      <w:r>
        <w:rPr/>
        <w:t>数据中台、业务应用系统、安全保障体系和运营管理机制四个部分。数据安全方面，严格落实网络安全等级保护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的防范措施和应急预案，确保风险总体可控。系统设计遵循高内聚、低耦合的原则，各子系统之间通过标准接口进行数据交换。组织保障方面，成立由分管副市长任组长的项目建设领导小组，统筹协调重大事项。通过调研发现，现有信息系统存在数据标准不统一、共享渠道不畅通、应用场景不丰富等突出问题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</w:t>
      </w:r>
      <w:commentRangeStart w:id="381"/>
      <w:r>
        <w:rPr/>
        <w:t>置改革开展系统研究。针对上述风险，本方案提出了相应的防范措施和应急预案，确保风险总体可控。系统设计遵循高内聚、低耦合的原则，各子系统之</w:t>
      </w:r>
      <w:r>
        <w:rPr/>
      </w:r>
      <w:commentRangeEnd w:id="381"/>
      <w:r>
        <w:commentReference w:id="381"/>
      </w:r>
      <w:r>
        <w:rPr/>
        <w:t>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技术路线采用云原生架构，基于微服务和容器化部署，支持弹性扩展和灰度发布。效益分析显示，项目具有显著的社会效益和一定的经济效益，建设必要性充分。效益分析显示，项目具有显著的社会效益和一定的经济效益，建设必要性充分。效益分析显示，项目具有显著的社会效益和一定的经济效益，建设必要性充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13.4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分钟。风险分析表明，项目主要面临技术选型、数据质量、</w:t>
      </w:r>
      <w:commentRangeStart w:id="382"/>
      <w:commentRangeStart w:id="383"/>
      <w:r>
        <w:rPr/>
        <w:t>进度控制和运维保障四类风险。针对上述风险，本方案提出了相应的防范措施和应急预案，确保风险总体可控。项目建设内容包括数据中台、业务应用系统、安全保障体系和运营管理机制四个部分。项目总投资估算为</w:t>
      </w:r>
      <w:r>
        <w:rPr/>
        <w:t>3850</w:t>
      </w:r>
      <w:r>
        <w:rPr/>
        <w:t>万元，</w:t>
      </w:r>
      <w:r>
        <w:rPr/>
      </w:r>
      <w:commentRangeEnd w:id="382"/>
      <w:r>
        <w:commentReference w:id="382"/>
      </w:r>
      <w:r>
        <w:rPr/>
      </w:r>
      <w:commentRangeEnd w:id="383"/>
      <w:r>
        <w:commentReference w:id="383"/>
      </w:r>
      <w:r>
        <w:rPr/>
        <w:t>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针对上述风险，本方案提出了相应的防范措施和应急预案，确保风险总体可控。下一步，将按照“边建设、边应用、边完善”的思路，持续推动系统迭代升级。预计项目建成后，每年可节约行政成本约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分钟。预计项目建成后，每年可节约行政成本约</w:t>
      </w:r>
      <w:r>
        <w:rPr/>
        <w:t>1200</w:t>
      </w:r>
      <w:r>
        <w:rPr/>
        <w:t>万元，群众办</w:t>
      </w:r>
      <w:commentRangeStart w:id="384"/>
      <w:r>
        <w:rPr/>
        <w:t>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</w:t>
      </w:r>
      <w:r>
        <w:rPr/>
      </w:r>
      <w:commentRangeEnd w:id="384"/>
      <w:r>
        <w:commentReference w:id="384"/>
      </w:r>
      <w:r>
        <w:rPr/>
        <w:t>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通过调研发现，现有信息系统存在数据标准不统一、共享渠道不畅通、应用场景不丰富等突出问题。项目总投资估算为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以上。资金来源为市级财政资金，按照项目实施进度分年度拨付。资金来源为市级财政资金，按照项目实施进度分年度拨付。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</w:t>
      </w:r>
      <w:commentRangeStart w:id="385"/>
      <w:r>
        <w:rPr/>
        <w:t>均水平</w:t>
      </w:r>
      <w:r>
        <w:rPr/>
        <w:t>1.2</w:t>
      </w:r>
      <w:r>
        <w:rPr/>
        <w:t>个百分点。根据《关于构建数据基础制度更好发挥数据要素作用的意见》，应建立数据产权、流通交易、收益分配和安全治理制度。运维保障采用“</w:t>
      </w:r>
      <w:r>
        <w:rPr/>
        <w:t>7×24</w:t>
      </w:r>
      <w:r>
        <w:rPr/>
        <w:t>小时”</w:t>
      </w:r>
      <w:r>
        <w:rPr/>
      </w:r>
      <w:commentRangeEnd w:id="385"/>
      <w:r>
        <w:commentReference w:id="385"/>
      </w:r>
      <w:r>
        <w:rPr/>
        <w:t>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为深入贯彻落实国家关于数字经济高质量发展的决策部署，本项目围绕数据要素市场化配置改革开展系统研究。参照国家标准</w:t>
      </w:r>
      <w:r>
        <w:rPr/>
        <w:t>GB/T 36073-2018</w:t>
      </w:r>
      <w:r>
        <w:rPr/>
        <w:t>《数据管理能力成熟度评估</w:t>
      </w:r>
      <w:del w:id="12" w:author="李教授" w:date="2026-09-01T00:00:00Z">
        <w:r>
          <w:rPr/>
          <w:delText>原有表述</w:delText>
        </w:r>
      </w:del>
      <w:ins w:id="13" w:author="李教授" w:date="2026-09-01T00:00:00Z">
        <w:r>
          <w:rPr/>
          <w:t>修订后的表述</w:t>
        </w:r>
      </w:ins>
      <w:r>
        <w:rPr/>
        <w:t>模型》，开展数据管理能力评估。与周边城市相比，我市在数据开放数量和应用场景丰富度方面仍有一定差距。预计项目建成后，每年可节约行政成本约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以上。参照国</w:t>
      </w:r>
      <w:commentRangeStart w:id="386"/>
      <w:r>
        <w:rPr/>
        <w:t>家标准</w:t>
      </w:r>
      <w:r>
        <w:rPr/>
        <w:t>GB/T 36073-2018</w:t>
      </w:r>
      <w:r>
        <w:rPr/>
        <w:t>《数据管理能力成熟度评估模型》，开展数据管理能力评估。为深入贯彻</w:t>
      </w:r>
      <w:r>
        <w:rPr/>
      </w:r>
      <w:commentRangeEnd w:id="386"/>
      <w:r>
        <w:commentReference w:id="386"/>
      </w:r>
      <w:r>
        <w:rPr/>
        <w:t>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组织保障方面，成立由分管副市长任组长的项目建设领导小组，统筹协调重大事项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以上。与周边城市相比，我市在数据开放数量和应用场景丰富度方面仍有一定差距。资金来源为市级财政资金，按照项目实施进度分年度拨付。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</w:t>
      </w:r>
      <w:commentRangeStart w:id="387"/>
      <w:commentRangeStart w:id="388"/>
      <w:r>
        <w:rPr/>
        <w:t>项。系统设计遵循高内聚、低耦合的原则，各子系统之间通过标准接口进行数据交换。效益分析显示，项目具有显著的社会效益和一定的</w:t>
      </w:r>
      <w:r>
        <w:rPr/>
      </w:r>
      <w:commentRangeEnd w:id="387"/>
      <w:r>
        <w:commentReference w:id="387"/>
      </w:r>
      <w:r>
        <w:rPr/>
      </w:r>
      <w:commentRangeEnd w:id="388"/>
      <w:r>
        <w:commentReference w:id="388"/>
      </w:r>
      <w:r>
        <w:rPr/>
        <w:t>经济效益，建设必要性充分。数据安全方面，严格落实网络安全等级保护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通过调研发现，现有信息系统存在数据标准不统一、共享渠道不畅通、应用场景不丰富等突出问题。系统设计遵循高内聚、低耦合的原则，各子系统之间通过标准接口进行数据交换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</w:t>
      </w:r>
      <w:commentRangeStart w:id="389"/>
      <w:r>
        <w:rPr/>
        <w:t>务需求</w:t>
      </w:r>
      <w:r>
        <w:rPr/>
        <w:t>186</w:t>
      </w:r>
      <w:r>
        <w:rPr/>
        <w:t>项。通过调研发现，现有信息系统存在数据标准不统一、共享渠道</w:t>
      </w:r>
      <w:r>
        <w:rPr/>
      </w:r>
      <w:commentRangeEnd w:id="389"/>
      <w:r>
        <w:commentReference w:id="389"/>
      </w:r>
      <w:r>
        <w:rPr/>
        <w:t>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的防范措施和应急预案，确保风险总体可控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为深入贯彻落实国家关于数字经济高质量发展的决策部署，本项目围绕数据要素市场化配置改革开展系统研究。系统设计遵循高内聚、低耦合的原则，各子系统</w:t>
      </w:r>
      <w:commentRangeStart w:id="390"/>
      <w:r>
        <w:rPr/>
        <w:t>之间通过标准接口进行数据交换。本方案坚持统筹规划、分步实施、急用先</w:t>
      </w:r>
      <w:r>
        <w:rPr/>
      </w:r>
      <w:commentRangeEnd w:id="390"/>
      <w:r>
        <w:commentReference w:id="390"/>
      </w:r>
      <w:r>
        <w:rPr/>
        <w:t>行、安全可控的原则，确保项目有序推进。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286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391"/>
            <w:r>
              <w:rPr>
                <w:kern w:val="0"/>
                <w:szCs w:val="20"/>
              </w:rPr>
              <w:t>2023</w:t>
            </w:r>
            <w:r>
              <w:rPr>
                <w:kern w:val="0"/>
                <w:szCs w:val="20"/>
              </w:rPr>
              <w:t>年全市规模以上工业增加值同比增长</w:t>
            </w:r>
            <w:r>
              <w:rPr>
                <w:kern w:val="0"/>
                <w:szCs w:val="20"/>
              </w:rPr>
              <w:t>6.8%</w:t>
            </w:r>
            <w:r>
              <w:rPr>
                <w:kern w:val="0"/>
                <w:szCs w:val="20"/>
              </w:rPr>
              <w:t>，高于全国平均水平</w:t>
            </w:r>
            <w:r>
              <w:rPr>
                <w:kern w:val="0"/>
                <w:szCs w:val="20"/>
              </w:rPr>
              <w:t>1.2</w:t>
            </w:r>
            <w:r>
              <w:rPr>
                <w:kern w:val="0"/>
                <w:szCs w:val="20"/>
              </w:rPr>
              <w:t>个百分点。</w:t>
            </w:r>
            <w:commentRangeEnd w:id="391"/>
            <w:r>
              <w:commentReference w:id="391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560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绩效目标包括产出指标、效益指标和满意度指标三类，共设置二级指标</w:t>
            </w:r>
            <w:r>
              <w:rPr>
                <w:kern w:val="0"/>
                <w:szCs w:val="20"/>
              </w:rPr>
              <w:t>12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643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14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14.1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针对上述风险，本方案提出了相应的防范措施和应急预案，确保风险总体可控。风险分析表明，项目主要面临技术选型、数据质量、进度控制和运维保障四类风险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《数据管理能力成熟度评估模型》，开展数据管理能力评估。通过调研发现，现有信息系统存在数据标准不统一、共享渠道不畅通、应用场景不丰富等突出问题。预计项目建成后，每年可节约行政成本约</w:t>
      </w:r>
      <w:r>
        <w:rPr/>
        <w:t>1</w:t>
      </w:r>
      <w:commentRangeStart w:id="392"/>
      <w:r>
        <w:rPr/>
        <w:t>200</w:t>
      </w:r>
      <w:r>
        <w:rPr/>
        <w:t>万元，群众办事平均时长缩短</w:t>
      </w:r>
      <w:r>
        <w:rPr/>
        <w:t>40%</w:t>
      </w:r>
      <w:r>
        <w:rPr/>
        <w:t>以上。资金来源为市级财政资金，按照项目实施进度分年度拨付。与周边城市相比，我市在数据开放数量和应用</w:t>
      </w:r>
      <w:r>
        <w:rPr/>
      </w:r>
      <w:commentRangeEnd w:id="392"/>
      <w:r>
        <w:commentReference w:id="392"/>
      </w:r>
      <w:r>
        <w:rPr/>
        <w:t>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系统设计遵循高内聚、低耦合的原则，各子系统之间通过标准接口进行数据交换。组织保障方面，成立由分管副市长任组长的项目建设领导小组，统筹协调重大事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分钟。下一步，将按照“边建设、边应用、边完善”的思路，持续推动系统迭代升级。与周边城市相比，我市在数据开放数量和应用场景丰富度方面仍有一定差距。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与周边城市相比，我市在数据开放数量和应用场景丰富度方面仍有一定差距。根据《关于构建数据基础制度更好发挥数据要素作用的意见》，应建立数据产</w:t>
      </w:r>
      <w:commentRangeStart w:id="393"/>
      <w:r>
        <w:rPr/>
        <w:t>权、流通交易、收益分配和安全治理制度。下一步，将按照“边建设、边应用、边完善”的思路，</w:t>
      </w:r>
      <w:r>
        <w:rPr/>
      </w:r>
      <w:commentRangeEnd w:id="393"/>
      <w:r>
        <w:commentReference w:id="393"/>
      </w:r>
      <w:r>
        <w:rPr/>
        <w:t>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与周边城市相比，我市在数据开放数量和应用场景丰富度方面仍有一定差距。为深入贯彻落实国家关于数字经济高质量发展的决策部署，本项目围绕数据要素市场化配置改革开展系统研究。为深入贯彻落实国家关于数字经济高质量发展的决策部署，本项目围绕数据要素市场化配置改革开展系统研究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项。本方案坚持统筹规划、分步实施、急用先行、安全可控的原则，确保项目有序推进。根据《关于构建数据基础制度更好发挥数据要素作用的意见》，应建立数据产权、流通交易、收益分配和安全治理制度。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与周边城市相比，我市在数据开放数量和应用场景丰富度方面仍有一定差距。技术路线采用云原生架构，基于微服务和容器化部署，支持弹性扩</w:t>
      </w:r>
      <w:commentRangeStart w:id="394"/>
      <w:r>
        <w:rPr/>
        <w:t>展和灰度发布。绩效目标包括产出指标、效益指标和满意度指标三类，共设置二级指标</w:t>
      </w:r>
      <w:r>
        <w:rPr/>
        <w:t>12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本方案坚持统筹规划、分步实施、急用先行、安全可控的原则，确保项目有序推进。根据《关于构建数据基础制度更好发挥数据要</w:t>
      </w:r>
      <w:r>
        <w:rPr/>
      </w:r>
      <w:commentRangeEnd w:id="394"/>
      <w:r>
        <w:commentReference w:id="394"/>
      </w:r>
      <w:r>
        <w:rPr/>
        <w:t>素作用的意见》，应建立数据产权、流通交易、收益分配和安全治理制度。资金来源为市级财政资金，按照项目实施进度分年度拨付。本方案坚持统筹规划、分步实施、急用先行、安全可控的原则，确保项目有序推进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《数据管理能力成熟度评估模型》，开展数据管理能力评估。系统设计遵循高内聚、低耦合的原则，各子系统之间通过标准接口进行数据交换。预计项目建成后</w:t>
      </w:r>
      <w:commentRangeStart w:id="395"/>
      <w:r>
        <w:rPr/>
        <w:t>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以上。参照国家标准</w:t>
      </w:r>
      <w:r>
        <w:rPr/>
        <w:t>GB/T 36073-201</w:t>
      </w:r>
      <w:r>
        <w:rPr/>
      </w:r>
      <w:commentRangeEnd w:id="395"/>
      <w:r>
        <w:commentReference w:id="395"/>
      </w:r>
      <w:r>
        <w:rPr/>
        <w:t>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效益分析显示，项目具有显著的社会效益和一定的经济效益，建设必要性充分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</w:t>
      </w:r>
      <w:commentRangeStart w:id="396"/>
      <w:commentRangeStart w:id="397"/>
      <w:r>
        <w:rPr/>
        <w:t>费用</w:t>
      </w:r>
      <w:r>
        <w:rPr/>
        <w:t>870</w:t>
      </w:r>
      <w:r>
        <w:rPr/>
        <w:t>万元。资金来源为市级财政资金，按照项目实施进度分年度拨付。风险分析表明，项目主要面临技术选型、数据质量</w:t>
      </w:r>
      <w:r>
        <w:rPr/>
      </w:r>
      <w:commentRangeEnd w:id="397"/>
      <w:r>
        <w:commentReference w:id="397"/>
      </w:r>
      <w:r>
        <w:rPr/>
      </w:r>
      <w:commentRangeEnd w:id="396"/>
      <w:r>
        <w:commentReference w:id="396"/>
      </w:r>
      <w:r>
        <w:rPr/>
        <w:t>、进度控制和运维保障四类风险。下一步，将按照“边建设、边应用、边完善”的思路，持续推动系统迭代升级。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14.2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</w:t>
      </w:r>
      <w:commentRangeStart w:id="398"/>
      <w:r>
        <w:rPr/>
        <w:t>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</w:t>
      </w:r>
      <w:r>
        <w:rPr/>
      </w:r>
      <w:commentRangeEnd w:id="398"/>
      <w:r>
        <w:commentReference w:id="398"/>
      </w:r>
      <w:r>
        <w:rPr/>
        <w:t>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根据《关于构建数据基础制度更好发挥数据要素作用的意见》，应建立数据产权、流通交易、收益分配和安全治理制度。组织保障方面，成立由分管副市长任组长的项目建设领导小组，统筹协调重大事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风险分析表明，项目主要面临技术选型、数据质量、进度控制和运维保障四类风险。运维保障采用“</w:t>
      </w:r>
      <w:r>
        <w:rPr/>
        <w:t>7×24</w:t>
      </w:r>
      <w:r>
        <w:rPr/>
        <w:t>小</w:t>
      </w:r>
      <w:commentRangeStart w:id="399"/>
      <w:r>
        <w:rPr/>
        <w:t>时”值守机制，重大故障响应时间不超过</w:t>
      </w:r>
      <w:r>
        <w:rPr/>
        <w:t>30</w:t>
      </w:r>
      <w:r>
        <w:rPr/>
        <w:t>分钟。参照国家标准</w:t>
      </w:r>
      <w:r>
        <w:rPr/>
        <w:t>GB/</w:t>
      </w:r>
      <w:r>
        <w:rPr/>
      </w:r>
      <w:commentRangeEnd w:id="399"/>
      <w:r>
        <w:commentReference w:id="399"/>
      </w:r>
      <w:r>
        <w:rPr/>
        <w:t>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风险分析表明，项目主要面临技术选型、数据质量、进度控制和运维保障四类风险。资金来源为市级财政资金，按照项目实施进度分年度拨付。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资金来源为市级财政资金，按照项目实施进度分年度拨付。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</w:t>
      </w:r>
      <w:commentRangeStart w:id="400"/>
      <w:r>
        <w:rPr/>
        <w:t>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万元。数据安全方面，严格落实网络安全等级保护</w:t>
      </w:r>
      <w:r>
        <w:rPr/>
        <w:t>2.0</w:t>
      </w:r>
      <w:r>
        <w:rPr/>
        <w:t>要求，对敏感数据实施分类分级管理</w:t>
      </w:r>
      <w:r>
        <w:rPr/>
      </w:r>
      <w:commentRangeEnd w:id="400"/>
      <w:r>
        <w:commentReference w:id="400"/>
      </w:r>
      <w:r>
        <w:rPr/>
        <w:t>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项。系统设计遵循高内聚、低耦合的原则，各子系统之间通过标准接口进行数据交换。项目建设内容包括数据中台、业务应用系统、安全保障体系和运营管理机制四个部分。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36073-2018</w:t>
      </w:r>
      <w:r>
        <w:rPr/>
        <w:t>《数据管理能力</w:t>
      </w:r>
      <w:commentRangeStart w:id="401"/>
      <w:r>
        <w:rPr/>
        <w:t>成熟度评估模型》，开展数据管理能力评估。效益分析显示，项目具有显著的社会效益和一定的经济效益，建设必要性充分。通过调研发现，现有信息系统存在数据标准不统一、共享渠道不畅通、应用场景不丰富等突出问题。组织保障方面</w:t>
      </w:r>
      <w:r>
        <w:rPr/>
      </w:r>
      <w:commentRangeEnd w:id="401"/>
      <w:r>
        <w:commentReference w:id="401"/>
      </w:r>
      <w:r>
        <w:rPr/>
        <w:t>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本方案坚持统筹规划、分步实施、急用先行、安全可控的原则，确保项目有序推进。技术路线采用云原生架构，基于微服务和容器化部署，支持弹性扩展和灰度发布。需求分析阶段共走访了市直部门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项。本方案坚持统筹规划、分步实施、急用先行、安全可控的原则，确保项目有序推进。预计项目建成后，每年可节约行政成本约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风险分析表明，项目主要面临技术选型、数据质量、进度控制和运维保障四类风险。资金来源为市级财政资金，按照</w:t>
      </w:r>
      <w:commentRangeStart w:id="402"/>
      <w:r>
        <w:rPr/>
        <w:t>项目实施进度分年度拨付。参照国家标准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《数据管理能力成熟度评估模型》，开展数据管理能力评估。风险分析表明，项目主要面临技术选型、数</w:t>
      </w:r>
      <w:r>
        <w:rPr/>
      </w:r>
      <w:commentRangeEnd w:id="402"/>
      <w:r>
        <w:commentReference w:id="402"/>
      </w:r>
      <w:r>
        <w:rPr/>
        <w:t>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以上。效益分析显示，项目具有显著的社会效益和一定的经济效益，建设必要性充分。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为深入贯彻落实国家关于数字经济高质量发展的决策部署，本项目围绕数据要素市场化配置改革开展系统研究。资金来源为市级财政资金，按照项目实施进度分年度拨付。技术路线采用云原生架构，基于微服务和容器化部署，支持弹性扩展和灰度发布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</w:t>
      </w:r>
      <w:commentRangeStart w:id="403"/>
      <w:commentRangeStart w:id="404"/>
      <w:r>
        <w:rPr/>
        <w:t>统存在数据标准不统一、共享渠道不畅通、应用场景不丰富等突出问题</w:t>
      </w:r>
      <w:r>
        <w:rPr/>
      </w:r>
      <w:commentRangeEnd w:id="403"/>
      <w:r>
        <w:commentReference w:id="403"/>
      </w:r>
      <w:r>
        <w:rPr/>
      </w:r>
      <w:commentRangeEnd w:id="404"/>
      <w:r>
        <w:commentReference w:id="404"/>
      </w:r>
      <w:r>
        <w:rPr/>
        <w:t>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项目建设内容包括数据中台、业务应用系统、安全保障体系和运营管理机制四个部分。绩效目标包括产出指标、效益指标和满意度指标三类，共设置二级指标</w:t>
      </w:r>
      <w:r>
        <w:rPr/>
        <w:t>12</w:t>
      </w:r>
      <w:r>
        <w:rPr/>
        <w:t>项。风险分析表明，项目主要面临技术选型、数据质量、进度控制和运维保障四类风险。技术路线采用云原生架构，基于微服务和容器化部署，支持弹性扩展和灰度发布。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897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405"/>
            <w:r>
              <w:rPr>
                <w:kern w:val="0"/>
                <w:szCs w:val="20"/>
              </w:rPr>
              <w:t>资金来源为市级财政资金，按照项目实施进度分年度拨付。</w:t>
            </w:r>
            <w:commentRangeEnd w:id="405"/>
            <w:r>
              <w:commentReference w:id="405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536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651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参照国家标准</w:t>
            </w:r>
            <w:r>
              <w:rPr>
                <w:kern w:val="0"/>
                <w:szCs w:val="20"/>
              </w:rPr>
              <w:t>GB/T 36073-2018</w:t>
            </w:r>
            <w:r>
              <w:rPr>
                <w:kern w:val="0"/>
                <w:szCs w:val="20"/>
              </w:rPr>
              <w:t>《数据管理能力成熟度评估模型》，开展数据管理能力评估。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14.3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以上。系统设</w:t>
      </w:r>
      <w:commentRangeStart w:id="406"/>
      <w:commentRangeStart w:id="407"/>
      <w:r>
        <w:rPr/>
        <w:t>计遵循高内聚、低耦合的原则，各子系统之间通过标准接口进行数据交换。项目总投资估算为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</w:r>
      <w:commentRangeEnd w:id="406"/>
      <w:r>
        <w:commentReference w:id="406"/>
      </w:r>
      <w:r>
        <w:rPr/>
      </w:r>
      <w:commentRangeEnd w:id="407"/>
      <w:r>
        <w:commentReference w:id="407"/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个百分点。为深入贯彻落实国家关于数字经济高质量发展的决策部署，本项目围绕数据要素市场化配置改革开展</w:t>
      </w:r>
      <w:commentRangeStart w:id="408"/>
      <w:r>
        <w:rPr/>
        <w:t>系统研究。针对上述风险，本方案提出了相应的防范措施和应急预案，确保风险总体可控。针对上述风险，本方案提出了相应的防范措施和应急预案，确保风险总体可控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项目建设内容包括数据中台、业务应用系统、安全保障体系和运营管理机制四个部分。针对上述风</w:t>
      </w:r>
      <w:r>
        <w:rPr/>
      </w:r>
      <w:commentRangeEnd w:id="408"/>
      <w:r>
        <w:commentReference w:id="408"/>
      </w:r>
      <w:r>
        <w:rPr/>
        <w:t>险，本方案提出了相应的防范措施和应急预案，确保风险总体可控。与周边城市相比，我市在数据开放数量和应用场景丰富度方面仍有一定差距。数据安全方面，严格落实网络安全等级保护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根据《关于构建数据基础制度更好发挥数据要素作用的意见》，应建立数据产权、流通交易、收益分配和安全治理制度。系统设计遵循高内聚、低耦合的原则，各子系统之间通过标准接口进行数据交换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</w:t>
      </w:r>
      <w:commentRangeStart w:id="409"/>
      <w:r>
        <w:rPr/>
        <w:t>组长的项目建设领导小组，统筹协调重大事项。根据《关于构建数据基础制度更好发挥数据要素作用的意见》，应建立数据产权、流通交易、收益分</w:t>
      </w:r>
      <w:r>
        <w:rPr/>
      </w:r>
      <w:commentRangeEnd w:id="409"/>
      <w:r>
        <w:commentReference w:id="409"/>
      </w:r>
      <w:r>
        <w:rPr/>
        <w:t>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风险分析表明，项目主要面临技术选型、数据质量、进度控制和运维保障四类风险。系统设计遵循高内聚、低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个百分点。与周边城市相比，我市在数据开放数量和应用场景丰富度方面仍有一定差距。根据《关于构建</w:t>
      </w:r>
      <w:commentRangeStart w:id="410"/>
      <w:r>
        <w:rPr/>
        <w:t>数据基础制度更好发挥数据要素作用的意见》，应建立数据产权、流通交易、收益分配</w:t>
      </w:r>
      <w:r>
        <w:rPr/>
      </w:r>
      <w:commentRangeEnd w:id="410"/>
      <w:r>
        <w:commentReference w:id="410"/>
      </w:r>
      <w:r>
        <w:rPr/>
        <w:t>和安全治理制度。本方案坚持统筹规划、分步实施、急用先行、安全可控的原则，确保项目有序推进。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下一步，将按照“边建设、边应用、边完善”的思路，持续推动系统迭代升级。系统设计遵循高内聚、低耦合的原则，各子系统之间通过标准接口进行数据交换。项目总投资估算为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万元。与周边城市相比，我市在数据开放数量和应用场景丰富度方面仍有一定差距。绩效目标包括产出指标、效益指标和满意度指标三类，共设置二级指标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分钟。风险分析表明，项目主要面临技术选型、数据质量、进度控制和运</w:t>
      </w:r>
      <w:commentRangeStart w:id="411"/>
      <w:commentRangeStart w:id="412"/>
      <w:r>
        <w:rPr/>
        <w:t>维保障四类风险。通过调研发现，现有信息系统存在数据标准不统一、</w:t>
      </w:r>
      <w:r>
        <w:rPr/>
      </w:r>
      <w:commentRangeEnd w:id="411"/>
      <w:r>
        <w:commentReference w:id="411"/>
      </w:r>
      <w:r>
        <w:rPr/>
      </w:r>
      <w:commentRangeEnd w:id="412"/>
      <w:r>
        <w:commentReference w:id="412"/>
      </w:r>
      <w:r>
        <w:rPr/>
        <w:t>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commentRangeStart w:id="413"/>
      <w:commentRangeStart w:id="414"/>
      <w:r>
        <w:rPr/>
        <w:t>根据《关于构建数据基础制度更好发挥数据要素作用的意见》，应建立数据产权、流通交易、收益分配和安全治理制度。数据安全方面，严格落实网络安全等级保护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要求，对敏感数据实施分类分级管理。组织保障方面，成立由分管副市长任组长的项目建设领导小组，统筹协调重大事项。数据安全方面，严格落实网络安全等级保护</w:t>
      </w:r>
      <w:r>
        <w:rPr/>
        <w:t>2</w:t>
      </w:r>
      <w:r>
        <w:rPr/>
      </w:r>
      <w:commentRangeEnd w:id="414"/>
      <w:r>
        <w:commentReference w:id="414"/>
      </w:r>
      <w:r>
        <w:rPr/>
      </w:r>
      <w:commentRangeEnd w:id="413"/>
      <w:r>
        <w:commentReference w:id="413"/>
      </w:r>
      <w:r>
        <w:rPr/>
        <w:t>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组织保障方面，成立由分管副市长任组长的项目建设领导小组，统筹协调重大事项。项目建设内容包括数据中台、业务应用系统、安全保障体系和运营管理机制四个部分。与周边城市相比，我市在数据开放数量和应用场景丰富度方面仍有一定差距。本方案坚持统筹规划、分步实施、急用先行、安全可控的原则，确保项目有序推进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14.4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</w:t>
      </w:r>
      <w:commentRangeStart w:id="415"/>
      <w:r>
        <w:rPr/>
        <w:t>流通交易、收益分配和安全治理制度。绩效目标包括产出指标、效益指标和满意度指标三类，共设置二级指标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</w:t>
      </w:r>
      <w:r>
        <w:rPr/>
      </w:r>
      <w:commentRangeEnd w:id="415"/>
      <w:r>
        <w:commentReference w:id="415"/>
      </w:r>
      <w:r>
        <w:rPr/>
        <w:t>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资金来源为市级财政资金，按照项目实施进度分年度拨付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</w:t>
      </w:r>
      <w:commentRangeStart w:id="416"/>
      <w:r>
        <w:rPr/>
        <w:t>和灰度发布。项目建设内容包括数据中台、业务应用系统、安全保障体系和运营管理机制四个部分。技术路线采用云原生架构</w:t>
      </w:r>
      <w:r>
        <w:rPr/>
      </w:r>
      <w:commentRangeEnd w:id="416"/>
      <w:r>
        <w:commentReference w:id="416"/>
      </w:r>
      <w:r>
        <w:rPr/>
        <w:t>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以上。组织保障方面，成立由分管副市长任组长的项目建设领导小组，统筹协调重大事项。风险分析表明，项目主要面临技术选型、数据质量、进度控制和运维保障四类风险。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</w:t>
      </w:r>
      <w:commentRangeStart w:id="417"/>
      <w:r>
        <w:rPr/>
        <w:t>建立数据产权、流通交易、收益分配和安全治理制度。技术路线采用云原生架构，基于微服务和容器化部署，支持弹性扩展和灰度发布。数据安全方面，</w:t>
      </w:r>
      <w:r>
        <w:rPr/>
      </w:r>
      <w:commentRangeEnd w:id="417"/>
      <w:r>
        <w:commentReference w:id="417"/>
      </w:r>
      <w:r>
        <w:rPr/>
        <w:t>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为深入贯彻落实国家关于数字经济高质量发展的决策部署，本项目围绕数据要素市场化配置改革开展系统研究。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项。通过调研发现，现有信息系统存在数据标准不统一、共享渠道不畅通、应用场景不丰富等突出问题。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效益分析显示，项目具有显著的社会效益和一定的经济效益，建设必要性充分。通过调研发现，现有信息系统存在数据标准不统一、共享渠道不畅通、应用场景不丰富等突出问题。</w:t>
      </w:r>
      <w:r>
        <w:rPr/>
        <w:t>2023</w:t>
      </w:r>
      <w:r>
        <w:rPr/>
        <w:t>年全市规模</w:t>
      </w:r>
      <w:commentRangeStart w:id="418"/>
      <w:r>
        <w:rPr/>
        <w:t>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个百分点。项目建设内容包括数据中台、</w:t>
      </w:r>
      <w:r>
        <w:rPr/>
      </w:r>
      <w:commentRangeEnd w:id="418"/>
      <w:r>
        <w:commentReference w:id="418"/>
      </w:r>
      <w:r>
        <w:rPr/>
        <w:t>业务应用系统、安全保障体系和运营管理机制四个部分。与周边城市相比，我市在数据开放数量和应用场景丰富度方面仍有一定差距。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《数据管理能力成熟度评估模型》，开展数据管理能力评估。资金来源为市级财政资金，按照项目实施进度分年度拨付。参照国家标准</w:t>
      </w:r>
      <w:r>
        <w:rPr/>
        <w:t>GB/T 36073-2018</w:t>
      </w:r>
      <w:r>
        <w:rPr/>
        <w:t>《数据</w:t>
      </w:r>
      <w:del w:id="14" w:author="李教授" w:date="2026-09-01T00:00:00Z">
        <w:r>
          <w:rPr/>
          <w:delText>原有表述</w:delText>
        </w:r>
      </w:del>
      <w:ins w:id="15" w:author="李教授" w:date="2026-09-01T00:00:00Z">
        <w:r>
          <w:rPr/>
          <w:t>修订后的表述</w:t>
        </w:r>
      </w:ins>
      <w:r>
        <w:rPr/>
        <w:t>管理能力成熟度评估模型》，开展数据管理能力评估。通过调研发现，现有信息系统存在数据标准不统一、共享渠道不畅通、应用场景不丰富等突出问题。通过调研发现，现有信息系统存在数据标准不统一、共享渠道不畅通、应用场景不丰富等突出问题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《数据管理能力成熟度评估模型》，开展数据管理能力评估。需求分析阶段</w:t>
      </w:r>
      <w:commentRangeStart w:id="419"/>
      <w:r>
        <w:rPr/>
        <w:t>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项。根据《关于构建数据基础制度更好发挥数据要素作</w:t>
      </w:r>
      <w:r>
        <w:rPr/>
      </w:r>
      <w:commentRangeEnd w:id="419"/>
      <w:r>
        <w:commentReference w:id="419"/>
      </w:r>
      <w:r>
        <w:rPr/>
        <w:t>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分钟。技术路线采用云原生架构，基于微服务和容器化部署，支持弹性扩展和灰度发布。预计项目建成后，每年可节约行政成本约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以上。针对上述风险，本方案提出了相应的防范措施和应急预案，确保风险总体可控。针对上述风险，本方案提出了相应的防范措施和应急预案，确保风险总体可控。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420"/>
            <w:commentRangeStart w:id="421"/>
            <w:r>
              <w:rPr>
                <w:kern w:val="0"/>
                <w:szCs w:val="20"/>
              </w:rPr>
              <w:t>参照国家标准</w:t>
            </w:r>
            <w:r>
              <w:rPr>
                <w:kern w:val="0"/>
                <w:szCs w:val="20"/>
              </w:rPr>
              <w:t>GB/T 36073-2018</w:t>
            </w:r>
            <w:r>
              <w:rPr>
                <w:kern w:val="0"/>
                <w:szCs w:val="20"/>
              </w:rPr>
              <w:t>《数据管理能力成熟度评估模型》，开展数据管理能力评估。</w:t>
            </w:r>
            <w:r>
              <w:rPr>
                <w:kern w:val="0"/>
                <w:szCs w:val="20"/>
              </w:rPr>
            </w:r>
            <w:commentRangeEnd w:id="420"/>
            <w:r>
              <w:commentReference w:id="420"/>
            </w:r>
            <w:commentRangeEnd w:id="421"/>
            <w:r>
              <w:commentReference w:id="421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666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参照国家标准</w:t>
            </w:r>
            <w:r>
              <w:rPr>
                <w:kern w:val="0"/>
                <w:szCs w:val="20"/>
              </w:rPr>
              <w:t>GB/T 36073-2018</w:t>
            </w:r>
            <w:r>
              <w:rPr>
                <w:kern w:val="0"/>
                <w:szCs w:val="20"/>
              </w:rPr>
              <w:t>《数据管理能力成熟度评估模型》，开展数据管理能力评估。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700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15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15.1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以上。为深入贯彻落实国家关于数字经济高质量发展的决策部署，本项目围</w:t>
      </w:r>
      <w:commentRangeStart w:id="422"/>
      <w:r>
        <w:rPr/>
        <w:t>绕数据要素市场化配置改革开展系统研究。项目建设内容包括数据中台、业务应用系统、安全保障体系和运营管理机制四个部分。下</w:t>
      </w:r>
      <w:r>
        <w:rPr/>
      </w:r>
      <w:commentRangeEnd w:id="422"/>
      <w:r>
        <w:commentReference w:id="422"/>
      </w:r>
      <w:r>
        <w:rPr/>
        <w:t>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</w:t>
      </w:r>
      <w:commentRangeStart w:id="423"/>
      <w:commentRangeStart w:id="424"/>
      <w:r>
        <w:rPr/>
        <w:t>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万元。为深入贯彻落实国家关于数字经济高质量发展的决策部署，本项目围绕数据要素市场化配置改革开展系统研究。资金来源为市级财政资金，按照</w:t>
      </w:r>
      <w:r>
        <w:rPr/>
      </w:r>
      <w:commentRangeEnd w:id="424"/>
      <w:r>
        <w:commentReference w:id="424"/>
      </w:r>
      <w:r>
        <w:rPr/>
      </w:r>
      <w:commentRangeEnd w:id="423"/>
      <w:r>
        <w:commentReference w:id="423"/>
      </w:r>
      <w:r>
        <w:rPr/>
        <w:t>项目实施进度分年度拨付。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与周边城市相比，我市在数据开放数量和应用场景丰富度方面仍有一定差距。参照国家标准</w:t>
      </w:r>
      <w:r>
        <w:rPr/>
        <w:t>GB/T 36073-2018</w:t>
      </w:r>
      <w:r>
        <w:rPr/>
        <w:t>《数据管理</w:t>
      </w:r>
      <w:commentRangeStart w:id="425"/>
      <w:r>
        <w:rPr/>
        <w:t>能力成熟度评估模型》，开展数据管理能力评估。数据安全方面，</w:t>
      </w:r>
      <w:r>
        <w:rPr/>
      </w:r>
      <w:commentRangeEnd w:id="425"/>
      <w:r>
        <w:commentReference w:id="425"/>
      </w:r>
      <w:r>
        <w:rPr/>
        <w:t>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通过调研发现，现有信息系统存在数据标准不统一、共享渠道不畅通、应用场景不丰富等突出问题。项目建设内容包括数据中台、业务应用系统、安全保障体系和运营管理机制四个部分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分钟。组织保障方面，成立由分管副市长任组长的项目建设领导小组，统筹协调重大事项。数据安</w:t>
      </w:r>
      <w:commentRangeStart w:id="426"/>
      <w:r>
        <w:rPr/>
        <w:t>全方面，严格落实网络安全等级保护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</w:t>
      </w:r>
      <w:r>
        <w:rPr/>
      </w:r>
      <w:commentRangeEnd w:id="426"/>
      <w:r>
        <w:commentReference w:id="426"/>
      </w:r>
      <w:r>
        <w:rPr/>
        <w:t>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效益分析显示，项目具有显著的社会效益和一定的经济效益，建设必要性充分。根据《关于构建数据基础制度更好发挥数据要素作用的意见》，应建立数据产权、流通交易、收益分配和安全治理制度。风险分析表明，项目主要面临技术选型、数据质量、进度控制和运维保障四类风险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技术路线采用云原生架构，基于微服务和容器化部署，支持弹性扩展和灰度发布。通过调研发现，现有信息</w:t>
      </w:r>
      <w:commentRangeStart w:id="427"/>
      <w:r>
        <w:rPr/>
        <w:t>系统存在数据标准不统一、共享渠道不畅通、应用场景不丰富等突出问题。风险分析表明，项目主要面临技术选型、数据质量、进度控制和运维保障四类风险。绩效目标包括产出指标、效益指标和满意度指标三类，共设置二级指标</w:t>
      </w:r>
      <w:r>
        <w:rPr/>
        <w:t>1</w:t>
      </w:r>
      <w:r>
        <w:rPr/>
      </w:r>
      <w:commentRangeEnd w:id="427"/>
      <w:r>
        <w:commentReference w:id="427"/>
      </w:r>
      <w:r>
        <w:rPr/>
        <w:t>2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系统设计遵循高内聚、低耦合的原则，各子系统之间通过标准接口进行数据交换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15.2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为深入贯彻落实国家关于数字经济高质量发展的决策部署，本项目围绕数据要素市场化配置改革开展系统研究。风险分析表明，项目主要面临技术选型、数据质量、进</w:t>
      </w:r>
      <w:commentRangeStart w:id="428"/>
      <w:r>
        <w:rPr/>
        <w:t>度控制和运维保障四类风险。为深入贯彻落实国家关于数字经济高质量发展的决策部署，本项目围绕数据要素市场化配置改革开展系统研究。效益分析显示，项目具有显著的社会效益和一定的经济</w:t>
      </w:r>
      <w:r>
        <w:rPr/>
      </w:r>
      <w:commentRangeEnd w:id="428"/>
      <w:r>
        <w:commentReference w:id="428"/>
      </w:r>
      <w:r>
        <w:rPr/>
        <w:t>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针对上述风险，本方案提出了相应的防范措施和应急预案，确保风险总体可控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</w:t>
      </w:r>
      <w:commentRangeStart w:id="429"/>
      <w:r>
        <w:rPr/>
        <w:t>作用的意见》，应建立数据产权、流通交易、收益分配和安全治理制度。通过调研</w:t>
      </w:r>
      <w:r>
        <w:rPr/>
      </w:r>
      <w:commentRangeEnd w:id="429"/>
      <w:r>
        <w:commentReference w:id="429"/>
      </w:r>
      <w:r>
        <w:rPr/>
        <w:t>发现，现有信息系统存在数据标准不统一、共享渠道不畅通、应用场景不丰富等突出问题。需求分析阶段共走访了市直部门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为深入贯彻落实国家关于数字经济高质量发展的决策部署，本项目围绕数据要素市场化配置改革开展系统研究。资金来源为市级财政资金，按照项目实施进度分年度拨付。需求分析阶段共走访了市直部门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要求，对敏感数据实施分类分级管理。针对上述风险，本方案提出了相应的防范措施和应急预案，确保风险总体可控。参照国家标准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为深入贯彻落实国家关于数字经济高质量发展的决策部署，本项目围绕数据要素市场化配置改革开展系统研究。项目建设内容包括数据中台、业务应用系统、安全保障体</w:t>
      </w:r>
      <w:commentRangeStart w:id="430"/>
      <w:r>
        <w:rPr/>
        <w:t>系和运营管理机制四个部分。风险分析表明，项目主要面临技术选型、数据质量、进度控制和运维保障四类风险。系统设计遵循高内聚、低耦合的原则，各子系统之间通过标准接口进行数据交换。针对上述风险，本方案提出了相应的防范</w:t>
      </w:r>
      <w:r>
        <w:rPr/>
      </w:r>
      <w:commentRangeEnd w:id="430"/>
      <w:r>
        <w:commentReference w:id="430"/>
      </w:r>
      <w:r>
        <w:rPr/>
        <w:t>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效益分析显示，项目具有显著的社会效益和一定的经济效益，建设必要性充分。下一步，将按照“边建设、边应用、边完善”的思路，持续推动系统迭代升级。效益分析显示，项目具有显著的社会效益和一定的经济效益，建设必要性充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</w:t>
      </w:r>
      <w:commentRangeStart w:id="431"/>
      <w:r>
        <w:rPr/>
        <w:t>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</w:t>
      </w:r>
      <w:r>
        <w:rPr/>
      </w:r>
      <w:commentRangeEnd w:id="431"/>
      <w:r>
        <w:commentReference w:id="431"/>
      </w:r>
      <w:r>
        <w:rPr/>
        <w:t>。项目建设内容包括数据中台、业务应用系统、安全保障体系和运营管理机制四个部分。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组织保障方面，成立由分管副市长任组长的项目建设领导小组，统筹协调重大事项。参照国家标准</w:t>
      </w:r>
      <w:r>
        <w:rPr/>
        <w:t>GB/T 36073-2018</w:t>
      </w:r>
      <w:r>
        <w:rPr/>
        <w:t>《数据管理能力成熟度评估模型》，开展数据管理能力评估。数据安全方面，严格落实网络安全等级保护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个百分点。组织保障方面，成立由分管副市长任组长的项目建设领导小组，统筹协调重大</w:t>
      </w:r>
      <w:commentRangeStart w:id="432"/>
      <w:r>
        <w:rPr/>
        <w:t>事项。项目总投资估算为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</w:t>
      </w:r>
      <w:r>
        <w:rPr/>
      </w:r>
      <w:commentRangeEnd w:id="432"/>
      <w:r>
        <w:commentReference w:id="432"/>
      </w:r>
      <w:r>
        <w:rPr/>
        <w:t>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与周边城市相比，我市在数据开放数量和应用场景丰富度方面仍有一定差距。风险分析表明，项目主要面临技术选型、数据质量、进度控制和运维保障四类风险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111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433"/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  <w:commentRangeEnd w:id="433"/>
            <w:r>
              <w:commentReference w:id="433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729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324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资金来源为市级财政资金，按照项目实施进度分年度拨付。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15.3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风险分析表明，项目主要面临技术选型、数据质量、进度控制和运维保障四类风险。为深入贯彻落实国家关于数字经济高质量发</w:t>
      </w:r>
      <w:commentRangeStart w:id="434"/>
      <w:r>
        <w:rPr/>
        <w:t>展的决策部署，本项目围绕数据要素市场化配置改革开展系统研究。参照国家标准</w:t>
      </w:r>
      <w:r>
        <w:rPr/>
        <w:t>GB/T</w:t>
      </w:r>
      <w:r>
        <w:rPr/>
      </w:r>
      <w:commentRangeEnd w:id="434"/>
      <w:r>
        <w:commentReference w:id="434"/>
      </w:r>
      <w:r>
        <w:rPr/>
        <w:t xml:space="preserve">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分钟。通过调研发现，现有信息系统存在数据标准不统一、共享渠道不畅通、应用场景不丰富等突出问题。绩效目标包括产出指标、效益指标和满意度指标三类，共设置二级指标</w:t>
      </w:r>
      <w:r>
        <w:rPr/>
        <w:t>12</w:t>
      </w:r>
      <w:r>
        <w:rPr/>
        <w:t>项。通过调研发现，现有信息系统存在数据标准不统一、共享渠道不畅通、应用场景不丰富等突出问题。运维保障采用“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技术路线采用云原生架构，基于微服务和容器化部署，支持弹性扩展和灰度发布。下一步，将按照“边建设、边应用、边完善”的思路，持续推动系统迭代升级。资金来源为市级财政资金，按照项目实施进度分年度拨付。与周边城市相比，我市在数据开放数量和应用场景丰富度方面仍有一定差距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项。针对上述风险，本方案提</w:t>
      </w:r>
      <w:commentRangeStart w:id="435"/>
      <w:r>
        <w:rPr/>
        <w:t>出了相应的防范措施和应急预案，确保风险总体可控。系统设计遵循高内</w:t>
      </w:r>
      <w:r>
        <w:rPr/>
      </w:r>
      <w:commentRangeEnd w:id="435"/>
      <w:r>
        <w:commentReference w:id="435"/>
      </w:r>
      <w:r>
        <w:rPr/>
        <w:t>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组织保障方面，成立由分管副市长任组长的项目建设领导小组，统筹协调重大事项。组织保障方面，成立由分管副市长任组长的项目建设领导小组，统筹协调重大事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万元。根据《关于构建数据基础制度更好发挥数据要素作用的意见》，应建立数据产权、流通交易、收益分配和安全治理制度。根据《关于</w:t>
      </w:r>
      <w:commentRangeStart w:id="436"/>
      <w:r>
        <w:rPr/>
        <w:t>构建数据基础制度更好发挥数据要素作用的意见》，应建立数据产权、流通交易、收益分配和安全治理制</w:t>
      </w:r>
      <w:r>
        <w:rPr/>
      </w:r>
      <w:commentRangeEnd w:id="436"/>
      <w:r>
        <w:commentReference w:id="436"/>
      </w:r>
      <w:r>
        <w:rPr/>
        <w:t>度。为深入贯彻落实国家关于数字经济高质量发展的决策部署，本项目围绕数据要素市场化配置改革开展系统研究。效益分析显示，项目具有显著的社会效益和一定的经济效益，建设必要性充分。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个百分点。项目建设内容包括数据中台、业务应用系统、安全保障体系和运营管理机制四个部分。通过调研发现，现有信息系统存在数据标准不统一、共享渠道不畅通、应用场景不丰富等突出问题。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</w:t>
      </w:r>
      <w:commentRangeStart w:id="437"/>
      <w:r>
        <w:rPr/>
        <w:t>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</w:r>
      <w:commentRangeEnd w:id="437"/>
      <w:r>
        <w:commentReference w:id="437"/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根据《关于构建数据基础制度更好发挥数据要素作用的意见》，应建立数据产权、流通交易、收益分配和安全治理制度。数据安全方面，严格落实网络安全等级保护</w:t>
      </w:r>
      <w:r>
        <w:rPr/>
        <w:t>2.0</w:t>
      </w:r>
      <w:r>
        <w:rPr/>
        <w:t>要求，对敏感数据实施分类分级管理。项目建设内容包括数据中台、业务应用系统、安全保障体系和运营管理机制四个部分。本方案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</w:t>
      </w:r>
      <w:commentRangeStart w:id="438"/>
      <w:r>
        <w:rPr/>
        <w:t>分级管理。针对上述风险，本方案提出了相应的防范措施和应急预案，确保风险总体可控。根据《关于构建数据基础制度更好发挥数据要素作用的意见</w:t>
      </w:r>
      <w:r>
        <w:rPr/>
      </w:r>
      <w:commentRangeEnd w:id="438"/>
      <w:r>
        <w:commentReference w:id="438"/>
      </w:r>
      <w:r>
        <w:rPr/>
        <w:t>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通过调研发现，现有信息系统存在数据标准不统一、共享渠道不畅通、应用场景不丰富等突出问题。与周边城市相比，我市在数据开放数量和应用场景丰富度方面仍有一定差距。系统设计遵循高内聚、低耦合的原则，各子系统之间通过标准接口进行数据交换。与周边城市相比，我市在数据开放数量和应用场景丰富度方面仍有一定差距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</w:t>
      </w:r>
      <w:commentRangeStart w:id="439"/>
      <w:r>
        <w:rPr/>
        <w:t>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个百分点。针对上述风险，本方案提出了相应的防范措施和应急预案，确保风险总体可控。本方案坚持统筹规划、分步实施、急用先行、安全可控的原则，</w:t>
      </w:r>
      <w:r>
        <w:rPr/>
      </w:r>
      <w:commentRangeEnd w:id="439"/>
      <w:r>
        <w:commentReference w:id="439"/>
      </w:r>
      <w:r>
        <w:rPr/>
        <w:t>确保项目有序推进。组织保障方面，成立由分管副市长任组长的项目建设领导小组，统筹协调重大事项。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项。为深入贯彻落实国家关于数字经济高质量发展的决策部署，本项目围绕数据要素市场化配置改革开展系统研究。需求分析阶段共走访了市直部门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与周边城市相比，我市在数据开放数量和应用场景丰富度方面仍有一定差距。风险分析表明，项目主要面临技术选型、数据质量、进度控制和运维保障四类风险。针对上述风险，本方案提出了相应的防范措施和应</w:t>
      </w:r>
      <w:commentRangeStart w:id="440"/>
      <w:r>
        <w:rPr/>
        <w:t>急预案，确保风险总体可控。需求分析阶段共走访了市直部门</w:t>
      </w:r>
      <w:r>
        <w:rPr/>
        <w:t>23</w:t>
      </w:r>
      <w:r>
        <w:rPr/>
        <w:t>个、区</w:t>
      </w:r>
      <w:r>
        <w:rPr/>
      </w:r>
      <w:commentRangeEnd w:id="440"/>
      <w:r>
        <w:commentReference w:id="440"/>
      </w:r>
      <w:r>
        <w:rPr/>
        <w:t>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根据《关于构建数据基础制度更好发挥数据要素作用的意见》，应建立数据产权、流通交易、收益分配和安全治理制度。组织保障方面，成立由分管副市长任组长的项目建设领导小组，统筹协调重大事项。风险分析表明，项目主要面临技术选型、数据质量、进度控制和运维保障四类风险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15.4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资金来源为市级财政资金，按照项目实施进度分年度拨付。组织保障方面，成立由分管副市长任组长的项目建设领导小组，统筹协调重大事项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根据《关于构建数据基础制度更好发挥数据要素作用的意见》，应建立数据产权、流通交易、收益分配和安全治理制度。预</w:t>
      </w:r>
      <w:commentRangeStart w:id="441"/>
      <w:r>
        <w:rPr/>
        <w:t>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以上。根据《关于构建数据基础制度更好发挥数据要素作用的意见》，应建立数据产权、流通交易、收益分配和安全治理制度。参照国家标准</w:t>
      </w:r>
      <w:r>
        <w:rPr/>
        <w:t>G</w:t>
      </w:r>
      <w:r>
        <w:rPr/>
      </w:r>
      <w:commentRangeEnd w:id="441"/>
      <w:r>
        <w:commentReference w:id="441"/>
      </w:r>
      <w:r>
        <w:rPr/>
        <w:t>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</w:t>
      </w:r>
      <w:commentRangeStart w:id="442"/>
      <w:r>
        <w:rPr/>
        <w:t>序推进。绩效目标包括产出指标、效益指标和满意度指标三类，共设置二级指标</w:t>
      </w:r>
      <w:r>
        <w:rPr/>
        <w:t>12</w:t>
      </w:r>
      <w:r>
        <w:rPr/>
        <w:t>项。下一步，将按照“边建设、边应用、边完善”的思路，持续推动</w:t>
      </w:r>
      <w:r>
        <w:rPr/>
      </w:r>
      <w:commentRangeEnd w:id="442"/>
      <w:r>
        <w:commentReference w:id="442"/>
      </w:r>
      <w:r>
        <w:rPr/>
        <w:t>系统迭代升级。风险分析表明，项目主要面临技术选型、数据质量、进度控制和运维保障四类风险。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资金来源为市级财政资金，按照项目实施进度分年度拨付。组织保障方面，成立由分管副市长任组长的项目建设领导小组，统筹协调重大</w:t>
      </w:r>
      <w:commentRangeStart w:id="443"/>
      <w:commentRangeStart w:id="444"/>
      <w:r>
        <w:rPr/>
        <w:t>事项。风险分析表明，项目主要面临技术选型、数据质量、进度控制和运维保障四类</w:t>
      </w:r>
      <w:r>
        <w:rPr/>
      </w:r>
      <w:commentRangeEnd w:id="443"/>
      <w:r>
        <w:commentReference w:id="443"/>
      </w:r>
      <w:r>
        <w:rPr/>
      </w:r>
      <w:commentRangeEnd w:id="444"/>
      <w:r>
        <w:commentReference w:id="444"/>
      </w:r>
      <w:r>
        <w:rPr/>
        <w:t>风险。参照国家标准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要求，对敏感数据实施分类分级管理。针对上述风险，本方案提出了相应的防范措施和应急预案，确保风险总体可控。根据《关于构建数据基础制度更好发挥数据要素作用的意见</w:t>
      </w:r>
      <w:del w:id="16" w:author="李教授" w:date="2026-09-01T00:00:00Z">
        <w:r>
          <w:rPr/>
          <w:delText>原有表述</w:delText>
        </w:r>
      </w:del>
      <w:ins w:id="17" w:author="李教授" w:date="2026-09-01T00:00:00Z">
        <w:r>
          <w:rPr/>
          <w:t>修订后的表述</w:t>
        </w:r>
      </w:ins>
      <w:r>
        <w:rPr/>
        <w:t>》，应建立数据产权、流通交易、收益分配和安全治理制度。效益分析显示，项目具有显著的社会效益和一定的经济效益，建设必要性充分。根据《关于构建数据基础制度更好发挥数据要素作用的意见》，应建立数据产权、流通交易、收益分配和安全治理制度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技术路线采用云原生架构，基于微服务和容器化部署，支持弹性扩展和灰度发布。针对上述风险，本方案提出了相应的防</w:t>
      </w:r>
      <w:commentRangeStart w:id="445"/>
      <w:commentRangeStart w:id="446"/>
      <w:r>
        <w:rPr/>
        <w:t>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</w:t>
      </w:r>
      <w:r>
        <w:rPr/>
      </w:r>
      <w:commentRangeEnd w:id="445"/>
      <w:r>
        <w:commentReference w:id="445"/>
      </w:r>
      <w:r>
        <w:rPr/>
      </w:r>
      <w:commentRangeEnd w:id="446"/>
      <w:r>
        <w:commentReference w:id="446"/>
      </w:r>
      <w:r>
        <w:rPr/>
        <w:t>0%</w:t>
      </w:r>
      <w:r>
        <w:rPr/>
        <w:t>以上。通过调研发现，现有信息系统存在数据标准不统一、共享渠道不畅通、应用场景不丰富等突出问题。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分钟。与周边城市相比，我市在数据开放数量和应用场景丰富度方面仍有一定差距。绩效目标包括产出指标、效益指标和满意度指标三类，共设置二级指标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项。为深入贯彻落实国家关于数字经济高质量</w:t>
      </w:r>
      <w:commentRangeStart w:id="447"/>
      <w:r>
        <w:rPr/>
        <w:t>发展的决策部署，本项目围绕数据要素市场化配置改革开展系统研究。为深入贯彻落实国家关于数字经济高质</w:t>
      </w:r>
      <w:r>
        <w:rPr/>
      </w:r>
      <w:commentRangeEnd w:id="447"/>
      <w:r>
        <w:commentReference w:id="447"/>
      </w:r>
      <w:r>
        <w:rPr/>
        <w:t>量发展的决策部署，本项目围绕数据要素市场化配置改革开展系统研究。运维保障采用“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本方案坚持统筹规划、分步实施、急用先行、安全可控的原则，确保项目有序推进。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395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448"/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  <w:commentRangeEnd w:id="448"/>
            <w:r>
              <w:commentReference w:id="448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908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本方案坚持统筹规划、分步实施、急用先行、安全可控的原则，确保项目有序推进。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515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16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16.1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以上。技术路线采用云原生架构，基于微服务和容器化部署，支持弹性扩展和灰度发布。针对上述风险，本方案提出了相应的防范措施和应急预案，确保风险总体可控。需求分析阶段共走访了市直部门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项。根据《关于构</w:t>
      </w:r>
      <w:commentRangeStart w:id="449"/>
      <w:r>
        <w:rPr/>
        <w:t>建数据基础制度更好发挥数据要素作用的意见》，应建立数据产权、流通交易、收益分配和安全治理制度。为深入贯彻落实国家关于数字经济高质量发展的决策部署，本项目围绕数</w:t>
      </w:r>
      <w:r>
        <w:rPr/>
      </w:r>
      <w:commentRangeEnd w:id="449"/>
      <w:r>
        <w:commentReference w:id="449"/>
      </w:r>
      <w:r>
        <w:rPr/>
        <w:t>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组织保障方面，成立由分管副市长任组长的项目建设领导小组，统筹协调重大事项。组织保障方面，成立由分管副市长任组长的项目建设领导小组，统筹协调重大事项。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风险分析表明，项目主要面临技术选型、数据质量、进度控制和运维保障四类风险。针对上述风险，本方案提出了相应的防范措施和应急预案，确保风险总体可控。项目总投资估算为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</w:t>
      </w:r>
      <w:commentRangeStart w:id="450"/>
      <w:r>
        <w:rPr/>
        <w:t>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</w:t>
      </w:r>
      <w:r>
        <w:rPr/>
      </w:r>
      <w:commentRangeEnd w:id="450"/>
      <w:r>
        <w:commentReference w:id="450"/>
      </w:r>
      <w:r>
        <w:rPr/>
        <w:t>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重大事项。为深入贯彻落实国家关于数字经济高质量发展的决策部署，本项目围绕数据要素市场化配置改革开展系统研究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项。与周边城市相比，我市在数据开放数量和应用场景丰富度方面仍有</w:t>
      </w:r>
      <w:commentRangeStart w:id="451"/>
      <w:r>
        <w:rPr/>
        <w:t>一定差距。</w:t>
      </w:r>
      <w:r>
        <w:rPr/>
        <w:t>2023</w:t>
      </w:r>
      <w:r>
        <w:rPr/>
        <w:t>年</w:t>
      </w:r>
      <w:r>
        <w:rPr/>
      </w:r>
      <w:commentRangeEnd w:id="451"/>
      <w:r>
        <w:commentReference w:id="451"/>
      </w:r>
      <w:r>
        <w:rPr/>
        <w:t>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要求，对敏感数据实施分类分级管理。根据《关于构建数据基础制度更好发挥数据要素作用的意见》，应建立数据产权、流通交易、收益分配和安全治理制度。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commentRangeStart w:id="452"/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项目建设内容包括数据中台、业务应用系统、安全保障体系和运营管理机制四个部分。绩效目标包括产出指</w:t>
      </w:r>
      <w:r>
        <w:rPr/>
      </w:r>
      <w:commentRangeEnd w:id="452"/>
      <w:r>
        <w:commentReference w:id="452"/>
      </w:r>
      <w:r>
        <w:rPr/>
        <w:t>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系统设计遵循高内聚、低耦合的原则，各子系统之间通过标准接口进行数据交换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</w:t>
      </w:r>
      <w:commentRangeStart w:id="453"/>
      <w:commentRangeStart w:id="454"/>
      <w:r>
        <w:rPr/>
        <w:t>发展的决策部署，本项目围绕数据要素市场化配置改革开展系统研究。为深入贯彻落实国家关于数字经济高质量发展的决策部署，本项目围绕数据要素市场化配置改革开展系统研究。资金来源为市级财政资金，按照项目实施进度分年度拨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</w:t>
      </w:r>
      <w:r>
        <w:rPr/>
      </w:r>
      <w:commentRangeEnd w:id="454"/>
      <w:r>
        <w:commentReference w:id="454"/>
      </w:r>
      <w:r>
        <w:rPr/>
      </w:r>
      <w:commentRangeEnd w:id="453"/>
      <w:r>
        <w:commentReference w:id="453"/>
      </w:r>
      <w:r>
        <w:rPr/>
        <w:t>集各类业务需求</w:t>
      </w:r>
      <w:r>
        <w:rPr/>
        <w:t>186</w:t>
      </w:r>
      <w:r>
        <w:rPr/>
        <w:t>项。针对上述风险，本方案提出了相应的防范措施和应急预案，确保风险总体可控。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项。项目建设内容包括数据中台、业务应用系统、安全保障体系和运营管理机制四个部分。组织保障方面，成立由分管副市长任组长的项目建设领导小组，统筹协调重大事项。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16.2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项。为深入贯彻落实国家关于数字经济高质量发展</w:t>
      </w:r>
      <w:commentRangeStart w:id="455"/>
      <w:r>
        <w:rPr/>
        <w:t>的决策部署，本项目围绕数据要素市场化配</w:t>
      </w:r>
      <w:r>
        <w:rPr/>
      </w:r>
      <w:commentRangeEnd w:id="455"/>
      <w:r>
        <w:commentReference w:id="455"/>
      </w:r>
      <w:r>
        <w:rPr/>
        <w:t>置改革开展系统研究。资金来源为市级财政资金，按照项目实施进度分年度拨付。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万元。下一步，将按照“边建设、边应用、边完善”的思路，持续推动系统迭代升级。下一步，将按照“边建设、边应用、边完善”的思路，持续推动系统迭代升级。数据安全方面，严格落实网络安全等级保护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</w:t>
      </w:r>
      <w:commentRangeStart w:id="456"/>
      <w:r>
        <w:rPr/>
        <w:t>控。效益分析显示，项目具有显著的社会效益和一定的经济效益，建设必要性充分。系统</w:t>
      </w:r>
      <w:r>
        <w:rPr/>
      </w:r>
      <w:commentRangeEnd w:id="456"/>
      <w:r>
        <w:commentReference w:id="456"/>
      </w:r>
      <w:r>
        <w:rPr/>
        <w:t>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风险分析表明，项目主要面临技术选型、数据质量、进度控制和运维保障四类风险。针对上述风险，本方案提出了相应的防范措施和应急预案，确保风险总体可控。组织保障方面，成立由分管副市长任组长的项目建设领导小组，统筹协调重大事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本方案坚持统筹规划、分步实施、急用先行、安全可控的原则，确保项目有序推进。资金来源为市级财政资金，按照项目实施进度分年度拨付。风险分析表明，项</w:t>
      </w:r>
      <w:commentRangeStart w:id="457"/>
      <w:r>
        <w:rPr/>
        <w:t>目主要面临技术选型、数据质量、进度控制和运维保障四类风险。资金来源为市级财政资金，按照项目实施进度分年度拨付。通过调研发现，现有信息系统存在数据标准不统</w:t>
      </w:r>
      <w:r>
        <w:rPr/>
      </w:r>
      <w:commentRangeEnd w:id="457"/>
      <w:r>
        <w:commentReference w:id="457"/>
      </w:r>
      <w:r>
        <w:rPr/>
        <w:t>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万元。组织保障方面，成立由分管副市长任组长的项目建设领导小组，统筹协调重大事项。预计项目建成后，每年可节约行政成本约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针对上述风险，本方案提出了相应的防范措施和应急预案，确保风险总体可控。系统设计遵循高内聚、低耦合的原则，各子系统之间通过标准接口进行数据交换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</w:t>
      </w:r>
      <w:commentRangeStart w:id="458"/>
      <w:r>
        <w:rPr/>
        <w:t>收集各类业务需求</w:t>
      </w:r>
      <w:r>
        <w:rPr/>
        <w:t>186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《数据管理能力成熟度评估模型》，开展数据管理能力评估。本方案坚持统筹</w:t>
      </w:r>
      <w:r>
        <w:rPr/>
      </w:r>
      <w:commentRangeEnd w:id="458"/>
      <w:r>
        <w:commentReference w:id="458"/>
      </w:r>
      <w:r>
        <w:rPr/>
        <w:t>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为深入贯彻落实国家关于数字经济高质量发展的决策部署，本项目围绕数据要素市场化配置改革开展系统研究。项目建设内容包括数据中台、业务应用系统、安全保障体系和运营管理机制四个部分。根据《关于构建数据基础制度更好发挥数据要素作用的意见》，应建立数据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根据《关于构建数据基础制度更好发挥数据要素作用的意见》，应建立数据产权、流通交易、收益分配和安全治理制度。与周边城市相比，我市在数据开放数量和应用场景丰富度方面仍有一定差</w:t>
      </w:r>
      <w:commentRangeStart w:id="459"/>
      <w:commentRangeStart w:id="460"/>
      <w:r>
        <w:rPr/>
        <w:t>距。根据《关于构建数据基础制度更好发挥数据要素作用的意见》，应建立数据产权、流通交易、收益分配和安全治理制度。与周边城市相比，我市在数据开放数量和应用场景丰富度方面仍有一定差距。需求分</w:t>
      </w:r>
      <w:r>
        <w:rPr/>
      </w:r>
      <w:commentRangeEnd w:id="459"/>
      <w:r>
        <w:commentReference w:id="459"/>
      </w:r>
      <w:r>
        <w:rPr/>
      </w:r>
      <w:commentRangeEnd w:id="460"/>
      <w:r>
        <w:commentReference w:id="460"/>
      </w:r>
      <w:r>
        <w:rPr/>
        <w:t>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与周边城市相比，我市在数据开放数量和应用场景丰富度方面仍有一定差距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个百分点。绩效目标包括产出指标、效益指标和满意度</w:t>
      </w:r>
      <w:commentRangeStart w:id="461"/>
      <w:commentRangeStart w:id="462"/>
      <w:r>
        <w:rPr/>
        <w:t>指标三类，共设置二级指标</w:t>
      </w:r>
      <w:r>
        <w:rPr/>
        <w:t>12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</w:r>
      <w:commentRangeEnd w:id="461"/>
      <w:r>
        <w:commentReference w:id="461"/>
      </w:r>
      <w:r>
        <w:rPr/>
      </w:r>
      <w:commentRangeEnd w:id="462"/>
      <w:r>
        <w:commentReference w:id="462"/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项。针对上述风险，本方案提出了相应的防范措施和应急预案，确保风险总体可控。运维保障采用“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分钟。下一步，将按照“边建设、边应用、边完善”的思路，持续推动系统迭代升级。下一步，将按照“边建设、边应用、边完善”的思路，持续推动系统迭代升级。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项目建设内容包括数据中台、业务应用系统、安全保障体系和运营管理机制四个部分。绩效目标包括产出指标、效益指标和满意度指标三类，共设置二级指标</w:t>
      </w:r>
      <w:r>
        <w:rPr/>
        <w:t>12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</w:t>
      </w:r>
      <w:commentRangeStart w:id="463"/>
      <w:r>
        <w:rPr/>
        <w:t>设必要性充分。资金来源为市级财政资金，按照项目实施进度分年度拨付。数据安全方面，严格落实网络安全等级保护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</w:t>
      </w:r>
      <w:r>
        <w:rPr/>
      </w:r>
      <w:commentRangeEnd w:id="463"/>
      <w:r>
        <w:commentReference w:id="463"/>
      </w:r>
      <w:r>
        <w:rPr/>
        <w:t>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通过调研发现，现有信息系统存在数据标准不统一、共享渠道不畅通、应用场景不丰富等突出问题。根据《关于构建数据基础制度更好发挥数据要素作用的意见》，应建立数据产权、流通交易、收益分配和安全治理制度。项目建设内容包括数据中台、业务应用系统、安全保障体系和运营管理机制四个部分。本方案坚持统筹规划、分步实施、急用先行、安全可控的原则，确保项目有序推进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464"/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  <w:commentRangeEnd w:id="464"/>
            <w:r>
              <w:commentReference w:id="464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643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645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根据《关于构建数据基础制度更好发挥数据要素作用的意见》，应建立数据产权、流通交易、收益分配和安全治理制度。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16.3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技术路线采用云原生架构，基于微服务和容器化部署，支持弹性扩展和灰度发布。运维保障采用“</w:t>
      </w:r>
      <w:r>
        <w:rPr/>
        <w:t>7×24</w:t>
      </w:r>
      <w:r>
        <w:rPr/>
        <w:t>小时”值守机制，重</w:t>
      </w:r>
      <w:commentRangeStart w:id="465"/>
      <w:r>
        <w:rPr/>
        <w:t>大故障响应时间不超过</w:t>
      </w:r>
      <w:r>
        <w:rPr/>
        <w:t>30</w:t>
      </w:r>
      <w:r>
        <w:rPr/>
        <w:t>分钟。风险分析表明，项目主要面临技术选型、数据质量、进度控制和运维保障四类风险。下一步，将按照“边建设、边应用、边完善”的思路，持续推动系统迭代升级。需求分析阶段共走访了市直部门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效益分析显示，项目具有显著的社会效益和一定的经济效益，建设必要性充分。根据《关于构建数据基础制度更好发挥数据要素作用的意见》，应建立数据</w:t>
      </w:r>
      <w:r>
        <w:rPr/>
      </w:r>
      <w:commentRangeEnd w:id="465"/>
      <w:r>
        <w:commentReference w:id="465"/>
      </w:r>
      <w:r>
        <w:rPr/>
        <w:t>产权、流通交易、收益分配和安全治理制度。风险分析表明，项目主要面临技术选型、数据质量、进度控制和运维保障四类风险。与周边城市相比，我市在数据开放数量和应用场景丰富度方面仍有一定差距。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项目建设内容包括数据中台、业务应用系统、安全保障体系和运营管理机制四个部分。项目建设内容包括数据中台、业务应用系统、安</w:t>
      </w:r>
      <w:commentRangeStart w:id="466"/>
      <w:commentRangeStart w:id="467"/>
      <w:r>
        <w:rPr/>
        <w:t>全保障体系和运营管理机制四个部分。系统设计遵循高内聚、低耦合的原则，各子系统之间通过标准接口进行数据交换。通过调研发现，现有信息系统存在数据标准不统一、共享渠道不畅通、应用场景不丰富等突出问题。项目建设内容包括数据中台、业务应用系统、安全保障体系和运营管理机制四</w:t>
      </w:r>
      <w:r>
        <w:rPr/>
      </w:r>
      <w:commentRangeEnd w:id="466"/>
      <w:r>
        <w:commentReference w:id="466"/>
      </w:r>
      <w:r>
        <w:rPr/>
      </w:r>
      <w:commentRangeEnd w:id="467"/>
      <w:r>
        <w:commentReference w:id="467"/>
      </w:r>
      <w:r>
        <w:rPr/>
        <w:t>个部分。系统设计遵循高内聚、低耦合的原则，各子系统之间通过标准接口进行数据交换。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系统设计遵循高内聚、低耦合的原则，各子系统之间通过标准接口进行数据交换。与周边城市相比，我市在数据开放数量和应用场景丰富度方面仍有一定差距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技术路线采用云原生架构，基于微服务和容器化部署，支持弹性扩展和灰度发布。运维保障采用“</w:t>
      </w:r>
      <w:r>
        <w:rPr/>
        <w:t>7×24</w:t>
      </w:r>
      <w:r>
        <w:rPr/>
        <w:t>小</w:t>
      </w:r>
      <w:commentRangeStart w:id="468"/>
      <w:r>
        <w:rPr/>
        <w:t>时”值守机制，重大故障响应时间不超过</w:t>
      </w:r>
      <w:r>
        <w:rPr/>
        <w:t>30</w:t>
      </w:r>
      <w:r>
        <w:rPr/>
        <w:t>分钟。绩效目标包括产出指标、效益指标和满意度指标三类，共设置二级指标</w:t>
      </w:r>
      <w:r>
        <w:rPr/>
        <w:t>12</w:t>
      </w:r>
      <w:r>
        <w:rPr/>
        <w:t>项。系统设计遵循高内聚、低耦合的原则，各子</w:t>
      </w:r>
      <w:r>
        <w:rPr/>
      </w:r>
      <w:commentRangeEnd w:id="468"/>
      <w:r>
        <w:commentReference w:id="468"/>
      </w:r>
      <w:r>
        <w:rPr/>
        <w:t>系统之间通过标准接口进行数据交换。本方案坚持统筹规划、分步实施、急用先行、安全可控的原则，确保项目有序推进。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要求，对敏感数据实施分类分级管理。本方案坚持统筹规划、分步实施、急用先行、安全可</w:t>
      </w:r>
      <w:del w:id="18" w:author="李教授" w:date="2026-09-01T00:00:00Z">
        <w:r>
          <w:rPr/>
          <w:delText>原有表述</w:delText>
        </w:r>
      </w:del>
      <w:ins w:id="19" w:author="李教授" w:date="2026-09-01T00:00:00Z">
        <w:r>
          <w:rPr/>
          <w:t>修订后的表述</w:t>
        </w:r>
      </w:ins>
      <w:r>
        <w:rPr/>
        <w:t>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万元。根据《关于构建数据基础制度更好发挥数据要素作用的意见》，应建立数据产权、流通交易、收益分配和安全治理制度。资金来源为市级财政资金，按照项目实施进度分年度拨付。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《数据管理能力成熟度评估模型》，开展数据管理能力评估。组织保障方面，成立由分管副市长任组长的项目建设领导小组，统筹协调重大事项。资金来源</w:t>
      </w:r>
      <w:commentRangeStart w:id="469"/>
      <w:r>
        <w:rPr/>
        <w:t>为市级财政资金，按照项目实施进度分年度拨付。预计项目建成后，每年可节约行政成本约</w:t>
      </w:r>
      <w:r>
        <w:rPr/>
        <w:t>1200</w:t>
      </w:r>
      <w:r>
        <w:rPr/>
        <w:t>万元，</w:t>
      </w:r>
      <w:r>
        <w:rPr/>
      </w:r>
      <w:commentRangeEnd w:id="469"/>
      <w:r>
        <w:commentReference w:id="469"/>
      </w:r>
      <w:r>
        <w:rPr/>
        <w:t>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以上。技术路线采用云原生架构，基于微服务和容器化部署，支持弹性扩展和灰度发布。效益分析显示，项目具有显著的社会效益和一定的经济效益，建设必要性充分。需求分析阶段共走访了市直部门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与周边城市相比，我市在数据开放数量和应用场景丰富度方面仍有一定差距。绩效目标包括产出指标、效益指标和满意度指标三类，共设置二级指标</w:t>
      </w:r>
      <w:r>
        <w:rPr/>
        <w:t>12</w:t>
      </w:r>
      <w:r>
        <w:rPr/>
        <w:t>项。针对上述风险，本方</w:t>
      </w:r>
      <w:commentRangeStart w:id="470"/>
      <w:commentRangeStart w:id="471"/>
      <w:r>
        <w:rPr/>
        <w:t>案提出了相应的防范措施和应急预案，确保风险总体可控。通过调研发现，现有信息系统存</w:t>
      </w:r>
      <w:r>
        <w:rPr/>
      </w:r>
      <w:commentRangeEnd w:id="470"/>
      <w:r>
        <w:commentReference w:id="470"/>
      </w:r>
      <w:r>
        <w:rPr/>
      </w:r>
      <w:commentRangeEnd w:id="471"/>
      <w:r>
        <w:commentReference w:id="471"/>
      </w:r>
      <w:r>
        <w:rPr/>
        <w:t>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效益分析显示，项目具有显著的社会效益和一定的经济效益，建设必要性充分。资金来源为市级财政资金，按照项目实施进度分年度拨付。绩效目标包括产出指标、效益指标和满意度指标三类，共设置二级指标</w:t>
      </w:r>
      <w:r>
        <w:rPr/>
        <w:t>12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16.4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</w:t>
      </w:r>
      <w:commentRangeStart w:id="472"/>
      <w:commentRangeStart w:id="473"/>
      <w:r>
        <w:rPr/>
        <w:t>0</w:t>
      </w:r>
      <w:r>
        <w:rPr/>
        <w:t>分钟。风险分析表明，项目主要面临技术选型、数据质量、进度控制和运维保障四类风险。技术路线采用云原生架构，基于微服务和容器化部署，支持弹性扩</w:t>
      </w:r>
      <w:r>
        <w:rPr/>
      </w:r>
      <w:commentRangeEnd w:id="472"/>
      <w:r>
        <w:commentReference w:id="472"/>
      </w:r>
      <w:r>
        <w:rPr/>
      </w:r>
      <w:commentRangeEnd w:id="473"/>
      <w:r>
        <w:commentReference w:id="473"/>
      </w:r>
      <w:r>
        <w:rPr/>
        <w:t>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根据《关于构建数据基础制度更好发挥数据要素作用的意见》，应建立数据产权、流通交易、收益分配和安全治理制度。技术路线采用云原生架构，基于微服务和容器化部署，支持弹性扩展和灰度发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项。需求分析阶段共走访了市直部门</w:t>
      </w:r>
      <w:r>
        <w:rPr/>
        <w:t>23</w:t>
      </w:r>
      <w:r>
        <w:rPr/>
        <w:t>个</w:t>
      </w:r>
      <w:commentRangeStart w:id="474"/>
      <w:r>
        <w:rPr/>
        <w:t>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项。技术路线采用云原生架</w:t>
      </w:r>
      <w:r>
        <w:rPr/>
      </w:r>
      <w:commentRangeEnd w:id="474"/>
      <w:r>
        <w:commentReference w:id="474"/>
      </w:r>
      <w:r>
        <w:rPr/>
        <w:t>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为深入贯彻落实国家关于数字经济高质量发展的决策部署，本项目围绕数据要素市场化配置改革开展系统研究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要求，对敏感数据实施分类分级管理。为深入贯彻落实国家</w:t>
      </w:r>
      <w:commentRangeStart w:id="475"/>
      <w:r>
        <w:rPr/>
        <w:t>关于数字经济高质量发展的决策部署，本项目围绕数据要素市场化配置改革开展系统研究。根据《关于构建数据基础制度更好发挥数据要素作用的意见》，应建立数据产权、流通交易、收益分配和安全治理制度。</w:t>
      </w:r>
      <w:r>
        <w:rPr/>
      </w:r>
      <w:commentRangeEnd w:id="475"/>
      <w:r>
        <w:commentReference w:id="475"/>
      </w:r>
      <w:r>
        <w:rPr/>
        <w:t>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本方案坚持统筹规划、分步实施、急用先行、安全可控的原则，确保项目有序推进。需求分析阶段共走访了市直部门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与周边城市相比，我市在数据开放数量和应用场景丰富度方面仍有一定差距。系统设计遵循高内聚、低耦合的原则，各子系统之间通过标准接口进行数据交换。技术路线采用云原生架构，基于微服务和容器化部署，支持弹性扩展和灰度发布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项。技术路线采用云原生架构，基于微服务和容器化部署，支持弹性扩展和灰度发布。风险分析</w:t>
      </w:r>
      <w:commentRangeStart w:id="476"/>
      <w:r>
        <w:rPr/>
        <w:t>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</w:t>
      </w:r>
      <w:r>
        <w:rPr/>
      </w:r>
      <w:commentRangeEnd w:id="476"/>
      <w:r>
        <w:commentReference w:id="476"/>
      </w:r>
      <w:r>
        <w:rPr/>
        <w:t>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资金来源为市级财政资金，按照项目实施进度分年度拨付。根据《关于构建数据基础制度更好发挥数据要素作用的意见》，应建立数据产权、流通交易、收益分配和安全治理制度。参照国家标准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</w:t>
      </w:r>
      <w:commentRangeStart w:id="477"/>
      <w:r>
        <w:rPr/>
        <w:t>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分钟。运维保障采用</w:t>
      </w:r>
      <w:r>
        <w:rPr/>
      </w:r>
      <w:commentRangeEnd w:id="477"/>
      <w:r>
        <w:commentReference w:id="477"/>
      </w:r>
      <w:r>
        <w:rPr/>
        <w:t>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效益分析显示，项目具有显著的社会效益和一定的经济效益，建设必要性充分。为深入贯彻落实国家关于数</w:t>
      </w:r>
      <w:del w:id="20" w:author="李教授" w:date="2026-09-01T00:00:00Z">
        <w:r>
          <w:rPr/>
          <w:delText>原有表述</w:delText>
        </w:r>
      </w:del>
      <w:ins w:id="21" w:author="李教授" w:date="2026-09-01T00:00:00Z">
        <w:r>
          <w:rPr/>
          <w:t>修订后的表述</w:t>
        </w:r>
      </w:ins>
      <w:r>
        <w:rPr/>
        <w:t>字经济高质量发展的决策部署，本项目围绕数据要素市场化配置改革开展系统研究。与周边城市相比，我市在数据开放数量和应用场景丰富度方面仍有一定差距。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478"/>
            <w:r>
              <w:rPr>
                <w:kern w:val="0"/>
                <w:szCs w:val="20"/>
              </w:rPr>
              <w:t>绩效目标包括产出指标、效益指标和满意度指标三类，共设置二级指标</w:t>
            </w:r>
            <w:r>
              <w:rPr>
                <w:kern w:val="0"/>
                <w:szCs w:val="20"/>
              </w:rPr>
              <w:t>12</w:t>
            </w:r>
            <w:r>
              <w:rPr>
                <w:kern w:val="0"/>
                <w:szCs w:val="20"/>
              </w:rPr>
              <w:t>项。</w:t>
            </w:r>
            <w:commentRangeEnd w:id="478"/>
            <w:r>
              <w:commentReference w:id="478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497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510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17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17.1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</w:t>
      </w:r>
      <w:commentRangeStart w:id="479"/>
      <w:r>
        <w:rPr/>
        <w:t>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</w:t>
      </w:r>
      <w:r>
        <w:rPr/>
      </w:r>
      <w:commentRangeEnd w:id="479"/>
      <w:r>
        <w:commentReference w:id="479"/>
      </w:r>
      <w:r>
        <w:rPr/>
        <w:t>和灰度发布。与周边城市相比，我市在数据开放数量和应用场景丰富度方面仍有一定差距。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《数据管理能力成熟度评估模型》，开展数据管理能力评估。运维保障采用“</w:t>
      </w:r>
      <w:r>
        <w:rPr/>
        <w:t>7×24</w:t>
      </w:r>
      <w:r>
        <w:rPr/>
        <w:t>小时”值守机</w:t>
      </w:r>
      <w:commentRangeStart w:id="480"/>
      <w:r>
        <w:rPr/>
        <w:t>制，重大故障响应时间不超过</w:t>
      </w:r>
      <w:r>
        <w:rPr/>
        <w:t>30</w:t>
      </w:r>
      <w:r>
        <w:rPr/>
        <w:t>分钟。项目总投资估算为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</w:t>
      </w:r>
      <w:r>
        <w:rPr/>
      </w:r>
      <w:commentRangeEnd w:id="480"/>
      <w:r>
        <w:commentReference w:id="480"/>
      </w:r>
      <w:r>
        <w:rPr/>
        <w:t>超过</w:t>
      </w:r>
      <w:r>
        <w:rPr/>
        <w:t>30</w:t>
      </w:r>
      <w:r>
        <w:rPr/>
        <w:t>分钟。效益分析显示，项目具有显著的社会效益和一定的经济效益，建设必要性充分。资金来源为市级财政资金，按照项目实施进度分年度拨付。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组织保障方面，成立由分管副市长任组长的项目建设领导小组，统筹协调重大事项。为深入贯彻落实国家关于数字经济高质量发展的决策部署，本项目围绕数据要素市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通过调研发现，现有信息系统存在数据标准不统一、共享渠道不畅通、应用场景不丰富等突出问题。预计项目建成后，每年可节约行政成本约</w:t>
      </w:r>
      <w:r>
        <w:rPr/>
        <w:t>120</w:t>
      </w:r>
      <w:commentRangeStart w:id="481"/>
      <w:r>
        <w:rPr/>
        <w:t>0</w:t>
      </w:r>
      <w:r>
        <w:rPr/>
        <w:t>万元，群众办事平均时长缩短</w:t>
      </w:r>
      <w:r>
        <w:rPr/>
        <w:t>40%</w:t>
      </w:r>
      <w:r>
        <w:rPr/>
        <w:t>以上。数据安全方面，严格落实网</w:t>
      </w:r>
      <w:r>
        <w:rPr/>
      </w:r>
      <w:commentRangeEnd w:id="481"/>
      <w:r>
        <w:commentReference w:id="481"/>
      </w:r>
      <w:r>
        <w:rPr/>
        <w:t>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组织保障方面，成立由分管副市长任组长的项目建设领导小组，统筹协调重大事项。参照国家标准</w:t>
      </w:r>
      <w:r>
        <w:rPr/>
        <w:t>GB/T 36073-2018</w:t>
      </w:r>
      <w:commentRangeStart w:id="482"/>
      <w:r>
        <w:rPr/>
        <w:t>《数据管理能力成熟度评估模型》，开展数据管理能力评估。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</w:t>
      </w:r>
      <w:r>
        <w:rPr/>
      </w:r>
      <w:commentRangeEnd w:id="482"/>
      <w:r>
        <w:commentReference w:id="482"/>
      </w:r>
      <w:r>
        <w:rPr/>
        <w:t>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为深入贯彻落实国家关于数字经济高质量发展的决策部署，本项目围绕数据要素市场化配置改革开展系统研究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万元。风险分析表明，项目主要面临技术选型、数据质量、进度控制和运维保障四类风险。效益分析显示，项目具有显著的社会效益和一定的经济效益，建设必要性充分。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根据《关于构建数据基础制度更好发挥数据要素作用的意见》，应建立数据产权、流通交易、收益分配和安全治理制度。效益分</w:t>
      </w:r>
      <w:commentRangeStart w:id="483"/>
      <w:commentRangeStart w:id="484"/>
      <w:r>
        <w:rPr/>
        <w:t>析显示，项目具有显著的社会效益和一定的经济效益，建设必要性充分。通过调研发现，现有信息系统存在数据标准不统一、共享渠道不畅通、应用场景</w:t>
      </w:r>
      <w:r>
        <w:rPr/>
      </w:r>
      <w:commentRangeEnd w:id="483"/>
      <w:r>
        <w:commentReference w:id="483"/>
      </w:r>
      <w:r>
        <w:rPr/>
      </w:r>
      <w:commentRangeEnd w:id="484"/>
      <w:r>
        <w:commentReference w:id="484"/>
      </w:r>
      <w:r>
        <w:rPr/>
        <w:t>不丰富等突出问题。项目建设内容包括数据中台、业务应用系统、安全保障体系和运营管理机制四个部分。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项。绩</w:t>
      </w:r>
      <w:del w:id="22" w:author="李教授" w:date="2026-09-01T00:00:00Z">
        <w:r>
          <w:rPr/>
          <w:delText>原有表述</w:delText>
        </w:r>
      </w:del>
      <w:ins w:id="23" w:author="李教授" w:date="2026-09-01T00:00:00Z">
        <w:r>
          <w:rPr/>
          <w:t>修订后的表述</w:t>
        </w:r>
      </w:ins>
      <w:r>
        <w:rPr/>
        <w:t>效目标包括产出指标、效益指标和满意度指标三类，共设置二级指标</w:t>
      </w:r>
      <w:r>
        <w:rPr/>
        <w:t>12</w:t>
      </w:r>
      <w:r>
        <w:rPr/>
        <w:t>项。资金来源为市级财政资金，按照项目实施进度分年度拨付。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技术路线采用云原生架构，基于微服务和容器化部署，支持弹性扩展和灰度发布。技术路线采用云原生架构，基于微服务和容器化部署，支持弹性扩展和</w:t>
      </w:r>
      <w:commentRangeStart w:id="485"/>
      <w:r>
        <w:rPr/>
        <w:t>灰度发布。数据安全方面，严格落实网络安全等级保护</w:t>
      </w:r>
      <w:r>
        <w:rPr/>
        <w:t>2.0</w:t>
      </w:r>
      <w:r>
        <w:rPr/>
        <w:t>要求，对敏感数据实施分类分级管理。系统设计遵循高内聚、低耦合的原则，各子系统之间通过标准接口进行数据交换。资金来源为市级财政资金，</w:t>
      </w:r>
      <w:r>
        <w:rPr/>
      </w:r>
      <w:commentRangeEnd w:id="485"/>
      <w:r>
        <w:commentReference w:id="485"/>
      </w:r>
      <w:r>
        <w:rPr/>
        <w:t>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效益分析显示，项目具有显著的社会效益和一定的经济效益，建设必要性充分。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</w:t>
      </w:r>
      <w:commentRangeStart w:id="486"/>
      <w:r>
        <w:rPr/>
        <w:t>发展的决策部署，本项目围绕数据要素市场化配置改革开展系统研究。下一步，将按照“边建设、边应用、边完善”的</w:t>
      </w:r>
      <w:r>
        <w:rPr/>
      </w:r>
      <w:commentRangeEnd w:id="486"/>
      <w:r>
        <w:commentReference w:id="486"/>
      </w:r>
      <w:r>
        <w:rPr/>
        <w:t>思路，持续推动系统迭代升级。针对上述风险，本方案提出了相应的防范措施和应急预案，确保风险总体可控。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17.2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通过调研发现，现有信息系统存在数据标准不统一、共享渠道不畅通、应用场景不丰富等突出问题。参照国家标准</w:t>
      </w:r>
      <w:r>
        <w:rPr/>
        <w:t>GB/T 36073-2018</w:t>
      </w:r>
      <w:r>
        <w:rPr/>
        <w:t>《数据管理能力成熟度评估模型》，开展数据管理能力评估。资金来源为市级财政</w:t>
      </w:r>
      <w:commentRangeStart w:id="487"/>
      <w:r>
        <w:rPr/>
        <w:t>资金，按照项目实施进度分年度拨付。系统设计遵循高内聚、低耦合的原则，各子系统之间通过标准接口进行数据交</w:t>
      </w:r>
      <w:r>
        <w:rPr/>
      </w:r>
      <w:commentRangeEnd w:id="487"/>
      <w:r>
        <w:commentReference w:id="487"/>
      </w:r>
      <w:r>
        <w:rPr/>
        <w:t>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以上。参照国家标准</w:t>
      </w:r>
      <w:r>
        <w:rPr/>
        <w:t>GB/T 36073-2018</w:t>
      </w:r>
      <w:r>
        <w:rPr/>
        <w:t>《数据管理能力成熟度评估模型》，开展数据管理能力评估。与周边城市相比，我市在数据开放数量和应用场景丰富度方面仍有一定差距。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根据《关于构建数据基础制度更好发挥数据要素作用的意见》，应建立数据产权、流通交易、收益分配和安全治理制度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万元。组织保障方面，成立由分管副市长任组长的项目建设领导小组，统筹协调重大事项。运维保障采用“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分钟。根据《关于构建数据基础制度更好发挥数据要素作用</w:t>
      </w:r>
      <w:commentRangeStart w:id="488"/>
      <w:r>
        <w:rPr/>
        <w:t>的意见》，应建立数据产权、流通交易、收益分配和安全治理制度。为深入贯彻落实国家关于数字经济高质量发展的决策部署，本项目围绕数据要素市场化配置改革开展系统研究。需求分析阶段共走访了市直部门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</w:t>
      </w:r>
      <w:r>
        <w:rPr/>
      </w:r>
      <w:commentRangeEnd w:id="488"/>
      <w:r>
        <w:commentReference w:id="488"/>
      </w:r>
      <w:r>
        <w:rPr/>
        <w:t>集各类业务需求</w:t>
      </w:r>
      <w:r>
        <w:rPr/>
        <w:t>186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项目主要面临技术选型、数据质量、进度控制和运维保障四类风险。与周边城市相比，我市在数据开放数量和应用场景丰富度方面仍有一定差距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</w:t>
      </w:r>
      <w:commentRangeStart w:id="489"/>
      <w:commentRangeStart w:id="490"/>
      <w:r>
        <w:rPr/>
        <w:t>数据中台、业务应用系统、安全保障体系和运营管理机制四个部分。下一步，将按照“边建设、边应用、边完善”的思路，持续推动系统迭代升级。绩效目标包括产出指标、效益指标</w:t>
      </w:r>
      <w:r>
        <w:rPr/>
      </w:r>
      <w:commentRangeEnd w:id="489"/>
      <w:r>
        <w:commentReference w:id="489"/>
      </w:r>
      <w:r>
        <w:rPr/>
      </w:r>
      <w:commentRangeEnd w:id="490"/>
      <w:r>
        <w:commentReference w:id="490"/>
      </w:r>
      <w:r>
        <w:rPr/>
        <w:t>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重大事项。风险分析表明，项目主要面临技术选型、数据质量、进度控制和运维保障四类风险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36073-2018</w:t>
      </w:r>
      <w:r>
        <w:rPr/>
        <w:t>《数据管理能力成熟度评估模型</w:t>
      </w:r>
      <w:commentRangeStart w:id="491"/>
      <w:r>
        <w:rPr/>
        <w:t>》，开展数据管理能力评估。根据《关于构建数据基础制度更好发挥数据要素作用的意见》，应建立数据产权、流通交易、收益分配和安全治理制度。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系统设计遵循高内聚、低耦合的原则，各子系统之间通过标准接口进行数据交换。系统设计遵循高内聚、低耦合的原则，各子系统之间通过标准接口</w:t>
      </w:r>
      <w:r>
        <w:rPr/>
      </w:r>
      <w:commentRangeEnd w:id="491"/>
      <w:r>
        <w:commentReference w:id="491"/>
      </w:r>
      <w:r>
        <w:rPr/>
        <w:t>进行数据交换。数据安全方面，严格落实网络安全等级保护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系统设计遵循高内聚、低耦合的原则，各子系统之间通过标准接口进行数据交换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资金来源为市级财政资金，按照项目实施进度分年度拨付。为深入贯彻落实国</w:t>
      </w:r>
      <w:commentRangeStart w:id="492"/>
      <w:r>
        <w:rPr/>
        <w:t>家关于数字经济高质量发展的决策部署，本项目围绕数据要素市场化配置改革开展系统研</w:t>
      </w:r>
      <w:r>
        <w:rPr/>
      </w:r>
      <w:commentRangeEnd w:id="492"/>
      <w:r>
        <w:commentReference w:id="492"/>
      </w:r>
      <w:r>
        <w:rPr/>
        <w:t>究。与周边城市相比，我市在数据开放数量和应用场景丰富度方面仍有一定差距。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为深入贯彻落实国家关于数字经济高质量发展的决策部署，本项目围绕数据要素市场化配置改革开展系统研究。数据安全方面，严格落实网络安全等级保护</w:t>
      </w:r>
      <w:r>
        <w:rPr/>
        <w:t>2.0</w:t>
      </w:r>
      <w:r>
        <w:rPr/>
        <w:t>要求，对敏感数据实施分类分级管理。技术路线采用云原生架构，基于微服务和容器化部署，支持弹性扩展和灰度发布。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项目建设内容包括数据中台、业务应用系统、安全保障体系和运营管理机制四个部分。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565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493"/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  <w:commentRangeEnd w:id="493"/>
            <w:r>
              <w:commentReference w:id="493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474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664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17.3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技术路线采用云原生架构，基于微服务和容器化部署，支持弹性扩展和灰度发布。运维保</w:t>
      </w:r>
      <w:commentRangeStart w:id="494"/>
      <w:r>
        <w:rPr/>
        <w:t>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</w:t>
      </w:r>
      <w:r>
        <w:rPr/>
      </w:r>
      <w:commentRangeEnd w:id="494"/>
      <w:r>
        <w:commentReference w:id="494"/>
      </w:r>
      <w:r>
        <w:rPr/>
        <w:t>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下一步，将按照“边建设、边应用、边完善”的思路，持续推动系统迭代升级。系统设计遵循高内聚、低耦合的原则，各子系统之间通过标准接口进行数据交换。效益分析显示，项目具有显著的社会效益和一定的经济效益，建设必要性充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以上。根据《关于构建数据基础制度更好发挥数据要素作用的意见》，应建立数据产权、流通交易、收益分配和安全治理制度。系</w:t>
      </w:r>
      <w:commentRangeStart w:id="495"/>
      <w:commentRangeStart w:id="496"/>
      <w:r>
        <w:rPr/>
        <w:t>统设计遵循高内聚、低耦合的原则，各子系统之间通过标准接口进行数据交换。项目建设内容包括数</w:t>
      </w:r>
      <w:r>
        <w:rPr/>
      </w:r>
      <w:commentRangeEnd w:id="495"/>
      <w:r>
        <w:commentReference w:id="495"/>
      </w:r>
      <w:r>
        <w:rPr/>
      </w:r>
      <w:commentRangeEnd w:id="496"/>
      <w:r>
        <w:commentReference w:id="496"/>
      </w:r>
      <w:r>
        <w:rPr/>
        <w:t>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万元。本方案坚持统筹规划、分步实施、急用先行、安全可控的原则，确保项目有序推进。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通过调研发现，现有信息系统存在数据标准不统一、共享渠道不畅通、应用场景不丰富等突出问题。通过调研发现，现有信</w:t>
      </w:r>
      <w:commentRangeStart w:id="497"/>
      <w:r>
        <w:rPr/>
        <w:t>息系统存在数据标准不统一、共享渠道不畅通、应用场景不丰富等突出问题。绩效目标包括产出指标、效益指标和满意度指标三类，共设置二级指标</w:t>
      </w:r>
      <w:r>
        <w:rPr/>
        <w:t>12</w:t>
      </w:r>
      <w:r>
        <w:rPr/>
        <w:t>项。与周边城市相比，我市在数据开放数量和应用场景丰富度方面仍有一定差距。针对上述风险，本方案提出了相应的防范措施和应急预案，确保风险总体可控。风险分析表明，项目主要面临技</w:t>
      </w:r>
      <w:r>
        <w:rPr/>
      </w:r>
      <w:commentRangeEnd w:id="497"/>
      <w:r>
        <w:commentReference w:id="497"/>
      </w:r>
      <w:r>
        <w:rPr/>
        <w:t>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技术路线采用云原生架构，基于微服务和容器化部署，支持弹性扩展和灰度发布。绩效目标包括产出指标、效益指标和满意度指标三类，共设置二级指标</w:t>
      </w:r>
      <w:r>
        <w:rPr/>
        <w:t>12</w:t>
      </w:r>
      <w:r>
        <w:rPr/>
        <w:t>项。与周边城市相比，我市在数据开放数量和应用场景丰富度方面仍有一定差距。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本方案坚持统筹规划、分步实施、急用先行、安全可控的原则，确保项目有序推进。与周边城市相比，我市在数据开放数量和应用场景丰富度方面仍有一定差距。针对上述风险，本方案提出了相应的</w:t>
      </w:r>
      <w:commentRangeStart w:id="498"/>
      <w:r>
        <w:rPr/>
        <w:t>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</w:t>
      </w:r>
      <w:r>
        <w:rPr/>
      </w:r>
      <w:commentRangeEnd w:id="498"/>
      <w:r>
        <w:commentReference w:id="498"/>
      </w:r>
      <w:r>
        <w:rPr/>
        <w:t>0</w:t>
      </w:r>
      <w:r>
        <w:rPr/>
        <w:t>分钟。风险分析表明，项目主要面临技术选型、数据质量、进度控制和运维保障四类风险。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富度方面仍有一定差距。风险分析表明，项目主要面临技术选型、数据质量、进度控制和运维保障四类风险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分钟。系统设计遵循高内聚、低耦</w:t>
      </w:r>
      <w:commentRangeStart w:id="499"/>
      <w:r>
        <w:rPr/>
        <w:t>合的原则，各子系统之间通过标准接口进行数据交换。组织保障方面，成立由分管副市长任组长的项目建设领导小组，统筹协调重大事项。根据《关于构建数据基础制度更好发挥数据要素</w:t>
      </w:r>
      <w:r>
        <w:rPr/>
      </w:r>
      <w:commentRangeEnd w:id="499"/>
      <w:r>
        <w:commentReference w:id="499"/>
      </w:r>
      <w:r>
        <w:rPr/>
        <w:t>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风险分析表明，项目主要面临技术选型、数据质量、进度控制和运维保障四类风险。本方案坚持统筹规划、分步实施、急用先行、安全可控的原则，确保项目有序推进。数据安全方面，严格落实网络安全等级保护</w:t>
      </w:r>
      <w:r>
        <w:rPr/>
        <w:t>2.0</w:t>
      </w:r>
      <w:r>
        <w:rPr/>
        <w:t>要求，对敏感数据实施分类分级管理。根据《关于构建数据基础制度更好发挥数据要素作用的意见》，应建立数据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17.4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万元。资金来源为市级财政资金，按照项目实施进度分年度拨付。通过调研发现，现有信息系统存在数据标准不统一、共享渠道不畅通、应用场景不丰富等突出问题。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《数据管理能力成熟度评估模型》，开展数据管理能力评估。系统设计遵循高内聚、低耦合的原则，各子系统之间通过</w:t>
      </w:r>
      <w:commentRangeStart w:id="500"/>
      <w:commentRangeStart w:id="501"/>
      <w:r>
        <w:rPr/>
        <w:t>标准接口进行数据交换。通过调研发现，现有信息系统存在数据标准不统一、共享渠道不畅通、应用场景不</w:t>
      </w:r>
      <w:r>
        <w:rPr/>
      </w:r>
      <w:commentRangeEnd w:id="500"/>
      <w:r>
        <w:commentReference w:id="500"/>
      </w:r>
      <w:r>
        <w:rPr/>
      </w:r>
      <w:commentRangeEnd w:id="501"/>
      <w:r>
        <w:commentReference w:id="501"/>
      </w:r>
      <w:r>
        <w:rPr/>
        <w:t>丰富等突出问题。通过调研发现，现有信息系统存在数据标准不统一、共享渠道不畅通、应用场景不丰富等突出问题。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根据《关于构建数据基础制度更好发挥数据要素作用的意见》，应建立数据产权、流通交易、收益分配和安全治理制度。效益分析显示，项目具有显著的社会效益和一定的经济效益，建设必要性充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系统设计遵循高内聚、低耦合的原则，各子系统之间通过标准接口进行数据交换。数据安全方面，严格落实网络安全等级保护</w:t>
      </w:r>
      <w:r>
        <w:rPr/>
        <w:t>2.0</w:t>
      </w:r>
      <w:r>
        <w:rPr/>
        <w:t>要求，对敏感数据实施分类分级管理。</w:t>
      </w:r>
      <w:commentRangeStart w:id="502"/>
      <w:r>
        <w:rPr/>
        <w:t>本方案坚持统筹规划、分步实施、急用先行、安全可控的原则，确保项目有序推进。绩效目标包括产出指标、效益指标和满意度指标三类，共设置二级指标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要求，对敏感数据实施分类分级管理。技术路线采用云原生架构，基于微服务和容器化部署，支持弹性扩展和灰度发布。</w:t>
      </w:r>
      <w:r>
        <w:rPr/>
      </w:r>
      <w:commentRangeEnd w:id="502"/>
      <w:r>
        <w:commentReference w:id="502"/>
      </w: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根据《关于构建数据基础制度更好发挥数据要素作用的意见》，应建立数据产权、流通交易、收益分配和安全治理制度。技术路线采用云原生架构，基于微服务和</w:t>
      </w:r>
      <w:commentRangeStart w:id="503"/>
      <w:r>
        <w:rPr/>
        <w:t>容器化部署，支持弹性扩展和灰度发布。组织保障方面，成立由分管副市长任组长的项目建设领导小组，统筹协调重大事项。针对上述风险，本方案提出了相应的防范措施和应急预案，确保风险总体可控。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</w:t>
      </w:r>
      <w:r>
        <w:rPr/>
      </w:r>
      <w:commentRangeEnd w:id="503"/>
      <w:r>
        <w:commentReference w:id="503"/>
      </w:r>
      <w:r>
        <w:rPr/>
        <w:t>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效益分析显示，项目具有显著的社会效益和一定的经济效益，建设必要性充分。系统设计遵循高内聚、低耦合的原则，各子系统之间通过标准接口进行数据交换。下一步，将按照“边建设、边应用、边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</w:t>
      </w:r>
      <w:commentRangeStart w:id="504"/>
      <w:r>
        <w:rPr/>
        <w:t>接口进行数据交换。资金来源为市级财政资金，按照项目实施进度分年度拨付。</w:t>
      </w:r>
      <w:r>
        <w:rPr/>
        <w:t>2023</w:t>
      </w:r>
      <w:r>
        <w:rPr/>
        <w:t>年全市规模以上工业增加值同比增长</w:t>
      </w:r>
      <w:r>
        <w:rPr/>
        <w:t>6.8</w:t>
      </w:r>
      <w:r>
        <w:rPr/>
      </w:r>
      <w:commentRangeEnd w:id="504"/>
      <w:r>
        <w:commentReference w:id="504"/>
      </w:r>
      <w:r>
        <w:rPr/>
        <w:t>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以上。与周边城市相比，我市在数据开放数量和应用场景丰富度方面仍有一定差距。根据《关于构建数据基础制度更好发挥数据要素作用的意见》，应建立数据产权、流通交易、收益分配和安全治理制度。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组织保障方面，成立由分管副市长任组长的项目建设领导小组，统筹协调重大事项。效益分析显示，项目具有显著的社会效益和一定的经济效益，建设必要性充分。数据安全方面，严格落实网络安全等级保护</w:t>
      </w:r>
      <w:r>
        <w:rPr/>
        <w:t>2.0</w:t>
      </w:r>
      <w:r>
        <w:rPr/>
        <w:t>要求，对敏感数据实施分类分级管理。为深入贯彻落实国家关于数字经济高质量发展的决策部署，本项目围绕数据要素市场化配置改革开展系统研究。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针对上述风险，本方案提出了相应的防范措施和应急预案，确保风险总体可控。项目建设内容包括数据中台、业务应</w:t>
      </w:r>
      <w:commentRangeStart w:id="505"/>
      <w:r>
        <w:rPr/>
        <w:t>用系统、安全保障体系和运营管理机制四个部分。数据安全方面，严格落实网</w:t>
      </w:r>
      <w:r>
        <w:rPr/>
      </w:r>
      <w:commentRangeEnd w:id="505"/>
      <w:r>
        <w:commentReference w:id="505"/>
      </w:r>
      <w:r>
        <w:rPr/>
        <w:t>络安全等级保护</w:t>
      </w:r>
      <w:r>
        <w:rPr/>
        <w:t>2.0</w:t>
      </w:r>
      <w:r>
        <w:rPr/>
        <w:t>要求，对敏感数据实施分类分级管理。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602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506"/>
            <w:commentRangeStart w:id="507"/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  <w:r>
              <w:rPr>
                <w:kern w:val="0"/>
                <w:szCs w:val="20"/>
              </w:rPr>
            </w:r>
            <w:commentRangeEnd w:id="506"/>
            <w:r>
              <w:commentReference w:id="506"/>
            </w:r>
            <w:commentRangeEnd w:id="507"/>
            <w:r>
              <w:commentReference w:id="507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767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354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18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18.1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万元。本方案坚持统筹规划、分步实施、急用先行、安全可控的原则，确保项目有序推进。风险分析表明，项目主要面临技术选型、数据质量、进度控制和运维保障四类风险。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commentRangeStart w:id="508"/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万元。效益分析显示，项目具有显著的社会效益和一定的经济效益，建设必要性充分。下一步，将按照“边建设、边应用、边完善”的思路，持续推动系统迭代升级。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</w:t>
      </w:r>
      <w:r>
        <w:rPr/>
      </w:r>
      <w:commentRangeEnd w:id="508"/>
      <w:r>
        <w:commentReference w:id="508"/>
      </w:r>
      <w:r>
        <w:rPr/>
        <w:t>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本方案坚持统筹规划、分步实施、急用先行、安全可控的原则，确保项目有序推进。绩效目标包括产出指标、效益指标和满意度指标</w:t>
      </w:r>
      <w:del w:id="24" w:author="李教授" w:date="2026-09-01T00:00:00Z">
        <w:r>
          <w:rPr/>
          <w:delText>原有表述</w:delText>
        </w:r>
      </w:del>
      <w:ins w:id="25" w:author="李教授" w:date="2026-09-01T00:00:00Z">
        <w:r>
          <w:rPr/>
          <w:t>修订后的表述</w:t>
        </w:r>
      </w:ins>
      <w:r>
        <w:rPr/>
        <w:t>三类，共设置二级指标</w:t>
      </w:r>
      <w:r>
        <w:rPr/>
        <w:t>12</w:t>
      </w:r>
      <w:r>
        <w:rPr/>
        <w:t>项。组织保障方面，成立由分管副市长任组长的项目建设领导小组，统筹协调重大事项。系统设计遵循高内聚、低耦合的原则，各子系统之间通过标准接口进行数据交换。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个百分点。风险分析表明，项目主要面临技术选型、</w:t>
      </w:r>
      <w:commentRangeStart w:id="509"/>
      <w:commentRangeStart w:id="510"/>
      <w:r>
        <w:rPr/>
        <w:t>数据质量、进度控制和运维保障四类风险。系统设计遵循高内聚、低耦合的原则，各子系统之间通过标准接口进行数据交换。为深入贯彻落实国家关于数字经济高质量发展的决策</w:t>
      </w:r>
      <w:r>
        <w:rPr/>
      </w:r>
      <w:commentRangeEnd w:id="510"/>
      <w:r>
        <w:commentReference w:id="510"/>
      </w:r>
      <w:r>
        <w:rPr/>
      </w:r>
      <w:commentRangeEnd w:id="509"/>
      <w:r>
        <w:commentReference w:id="509"/>
      </w:r>
      <w:r>
        <w:rPr/>
        <w:t>部署，本项目围绕数据要素市场化配置改革开展系统研究。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《数据管理能力成熟度评估模型》，开展数据管理能力评估。与周边城市相比，我市在数据开放数量和应用场景丰富度方面仍有</w:t>
      </w:r>
      <w:del w:id="26" w:author="李教授" w:date="2026-09-01T00:00:00Z">
        <w:r>
          <w:rPr/>
          <w:delText>原有表述</w:delText>
        </w:r>
      </w:del>
      <w:ins w:id="27" w:author="李教授" w:date="2026-09-01T00:00:00Z">
        <w:r>
          <w:rPr/>
          <w:t>修订后的表述</w:t>
        </w:r>
      </w:ins>
      <w:r>
        <w:rPr/>
        <w:t>一定差距。绩效目标包括产出指标、效益指标和满意度指标三类，共设置二级指标</w:t>
      </w:r>
      <w:r>
        <w:rPr/>
        <w:t>12</w:t>
      </w:r>
      <w:r>
        <w:rPr/>
        <w:t>项。系统设计遵循高内聚、低耦合的原则，各子系统之间通过标准接口进行数据交换。预计项目建成后，每年可节约行政成本约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为深入贯彻落实国家关于数字经济高质量发展的决策部署，本项目围绕数据要素市场化配置改革开展系统研究。技术路线采用云原生架构，基于微服务和容器化部署，支持弹性扩展和灰度发布。与周边城市相比，我市在数据开放数量和应用场景丰富度方面仍有一定差距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组织保障方面，成立由分管副市长任组长的项目建设领导小组，统筹协调重大事项。资金来源为市级财政资金，按照项目实施进度分年度拨付</w:t>
      </w:r>
      <w:commentRangeStart w:id="511"/>
      <w:r>
        <w:rPr/>
        <w:t>。本方案坚持统筹规划、分步实施、急用先行、安全可控的原则，确保项目有序推进。项目总投资估算为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</w:t>
      </w:r>
      <w:r>
        <w:rPr/>
      </w:r>
      <w:commentRangeEnd w:id="511"/>
      <w:r>
        <w:commentReference w:id="511"/>
      </w:r>
      <w:r>
        <w:rPr/>
        <w:t>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组织保障方面，成立由分管副市长任组长的项目建设领导小组，统筹协调重大事项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项。下一步，将按</w:t>
      </w:r>
      <w:commentRangeStart w:id="512"/>
      <w:r>
        <w:rPr/>
        <w:t>照“边建设、边应用、边完善”的思路，持续推动系统迭代升级。需求分析阶段共走访了市直部门</w:t>
      </w:r>
      <w:r>
        <w:rPr/>
      </w:r>
      <w:commentRangeEnd w:id="512"/>
      <w:r>
        <w:commentReference w:id="512"/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根据《关于构建数据基础制度更好发挥数据要素作用的意见》，应建立数据产权、流通交易、收益分配和安全治理制度。项目总投资估算为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下一步，将按照“边建设、边应用、边完善”的思路，持续推动系统迭代升级。与周边城市相比，我市在数据开放数量和应用场景丰富度方面仍有一定差距。</w:t>
      </w:r>
      <w:r>
        <w:rPr/>
        <w:t>20</w:t>
      </w:r>
      <w:commentRangeStart w:id="513"/>
      <w:r>
        <w:rPr/>
        <w:t>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个百分点。为深入贯彻落实国家关于数字经济高质量发展的决策部署，本项目围绕数据要素市场化配置改革开展系统研究。项目总投资估算为</w:t>
      </w:r>
      <w:r>
        <w:rPr/>
        <w:t>3850</w:t>
      </w:r>
      <w:r>
        <w:rPr/>
        <w:t>万元，其中硬件设备购置</w:t>
      </w:r>
      <w:r>
        <w:rPr/>
      </w:r>
      <w:commentRangeEnd w:id="513"/>
      <w:r>
        <w:commentReference w:id="513"/>
      </w:r>
      <w:r>
        <w:rPr/>
        <w:t>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万元。技术路线采用云原生架构，基于微服务和容器化部署，支持弹性扩展和灰度发布。效益分析显示，项目具有显著的社会效益和一定的经济效益，建设必要性充分。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18.2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技术路线采用云原生架构，基于微服务和容器化部署，支持弹性扩展和灰度发布。组织保障方面，成立</w:t>
      </w:r>
      <w:commentRangeStart w:id="514"/>
      <w:r>
        <w:rPr/>
        <w:t>由分管副市长任组长的项目建设领导小组，统筹协调重大事项。技术路线采用云原生架构，基于微服务和容器化部署，支持弹性扩展和灰度发布。项目总投资估算为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</w:r>
      <w:commentRangeEnd w:id="514"/>
      <w:r>
        <w:commentReference w:id="514"/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资金来源为市级财政资金，按照项目实施进度分年度拨付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项。数据安全方面</w:t>
      </w:r>
      <w:commentRangeStart w:id="515"/>
      <w:r>
        <w:rPr/>
        <w:t>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以上。本方案坚持统筹规划、分步实施、急用先行、安全可控的原则</w:t>
      </w:r>
      <w:r>
        <w:rPr/>
      </w:r>
      <w:commentRangeEnd w:id="515"/>
      <w:r>
        <w:commentReference w:id="515"/>
      </w:r>
      <w:r>
        <w:rPr/>
        <w:t>，确保项目有序推进。风险分析表明，项目主要面临技术选型、数据质量、进度控制和运维保障四类风险。预计项目建成后，每年可节约行政成本约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以上。风险分析表明，项目主要面临技术选型、数据质量、进度控制和运维保障四类风险。技术路线采用云原生架构，基于微服务和容器化部署，支持弹性扩展和灰度发布。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</w:t>
      </w:r>
      <w:commentRangeStart w:id="516"/>
      <w:r>
        <w:rPr/>
        <w:t>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项。效益分析显示，项目具</w:t>
      </w:r>
      <w:r>
        <w:rPr/>
      </w:r>
      <w:commentRangeEnd w:id="516"/>
      <w:r>
        <w:commentReference w:id="516"/>
      </w:r>
      <w:r>
        <w:rPr/>
        <w:t>有显著的社会效益和一定的经济效益，建设必要性充分。技术路线采用云原生架构，基于微服务和容器化部署，支持弹性扩展和灰度发布。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系统设计遵循高内聚、低耦合的原则，各子系统之间通过标准接口进行数据交换。系统设计遵循高内聚、低耦合的原则，各子系统之间通过标准接口进行数据交换。数据安全方面，严格落实网络安全等级保护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万元。参照国家标准</w:t>
      </w:r>
      <w:r>
        <w:rPr/>
        <w:t>GB/T 36073-2018</w:t>
      </w:r>
      <w:r>
        <w:rPr/>
        <w:t>《数据管理能力成熟度评估模型》，开展数据管理能力评估。预计项目建成后，每年可节约行政成本约</w:t>
      </w:r>
      <w:r>
        <w:rPr/>
        <w:t>1200</w:t>
      </w:r>
      <w:r>
        <w:rPr/>
        <w:t>万元</w:t>
      </w:r>
      <w:commentRangeStart w:id="517"/>
      <w:r>
        <w:rPr/>
        <w:t>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系统设计遵循高内聚、低耦合的原则，各子系统之间通过标准接口进行数据交换。绩效目标包括产出指标、效益指标和满</w:t>
      </w:r>
      <w:r>
        <w:rPr/>
      </w:r>
      <w:commentRangeEnd w:id="517"/>
      <w:r>
        <w:commentReference w:id="517"/>
      </w:r>
      <w:r>
        <w:rPr/>
        <w:t>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为深入贯彻落实国家关于数字经济高质量发展的决策部署，本项目围绕数据要素市场化配置改革开展系统研究。资金来源为市级财政资金，按照项目实施进度分年度拨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个百分点。为深入贯彻落实国家关于数字经济高质量发展的决策部署，本项</w:t>
      </w:r>
      <w:commentRangeStart w:id="518"/>
      <w:r>
        <w:rPr/>
        <w:t>目围绕数据要素市场化配置改革开展系统研究。资金来源为市级财政资金，按照项目实施进度分年度拨付。运维保障采用“</w:t>
      </w:r>
      <w:r>
        <w:rPr/>
        <w:t>7×24</w:t>
      </w:r>
      <w:r>
        <w:rPr/>
        <w:t>小时”值守机制，重大故障响应时间</w:t>
      </w:r>
      <w:r>
        <w:rPr/>
      </w:r>
      <w:commentRangeEnd w:id="518"/>
      <w:r>
        <w:commentReference w:id="518"/>
      </w:r>
      <w:r>
        <w:rPr/>
        <w:t>不超过</w:t>
      </w:r>
      <w:r>
        <w:rPr/>
        <w:t>30</w:t>
      </w:r>
      <w:r>
        <w:rPr/>
        <w:t>分钟。风险分析表明，项目主要面临技术选型、数据质量、进度控制和运维保障四类风险。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针对上述风险，本方案提出了相应的防范措施和应急预案，确保风险总体可控。与周边城市相比，我市在数据开放数量和应用场景丰富度方面仍有一定差距。效益分析显示，项目具有显著的社会效益和一定的经济效益，建设必要性充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组织保障方面，成立由分管副市长任组长的项目建设领导小组，统筹协调重大事项。下一步，将按照“边建设、边应用、边完善”的思路，持续推动系统迭代升级。需求分析阶段共走访了市直部门</w:t>
      </w:r>
      <w:commentRangeStart w:id="519"/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项。系统设计遵循高内聚、低耦合的原则，各子系统之间通过标准接口</w:t>
      </w:r>
      <w:r>
        <w:rPr/>
      </w:r>
      <w:commentRangeEnd w:id="519"/>
      <w:r>
        <w:commentReference w:id="519"/>
      </w:r>
      <w:r>
        <w:rPr/>
        <w:t>进行数据交换。组织保障方面，成立由分管副市长任组长的项目建设领导小组，统筹协调重大事项。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2023</w:t>
            </w:r>
            <w:r>
              <w:rPr>
                <w:kern w:val="0"/>
                <w:szCs w:val="20"/>
              </w:rPr>
              <w:t>年全市规模以上工业增加值同比增长</w:t>
            </w:r>
            <w:r>
              <w:rPr>
                <w:kern w:val="0"/>
                <w:szCs w:val="20"/>
              </w:rPr>
              <w:t>6.8%</w:t>
            </w:r>
            <w:r>
              <w:rPr>
                <w:kern w:val="0"/>
                <w:szCs w:val="20"/>
              </w:rPr>
              <w:t>，高于全国平均水平</w:t>
            </w:r>
            <w:r>
              <w:rPr>
                <w:kern w:val="0"/>
                <w:szCs w:val="20"/>
              </w:rPr>
              <w:t>1.2</w:t>
            </w:r>
            <w:r>
              <w:rPr>
                <w:kern w:val="0"/>
                <w:szCs w:val="20"/>
              </w:rPr>
              <w:t>个百分点。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331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520"/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  <w:commentRangeEnd w:id="520"/>
            <w:r>
              <w:commentReference w:id="520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336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数据安全方面，严格落实网络安全等级保护</w:t>
            </w:r>
            <w:r>
              <w:rPr>
                <w:kern w:val="0"/>
                <w:szCs w:val="20"/>
              </w:rPr>
              <w:t>2.0</w:t>
            </w:r>
            <w:r>
              <w:rPr>
                <w:kern w:val="0"/>
                <w:szCs w:val="20"/>
              </w:rPr>
              <w:t>要求，对敏感数据实施分类分级管理。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878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2023</w:t>
            </w:r>
            <w:r>
              <w:rPr>
                <w:kern w:val="0"/>
                <w:szCs w:val="20"/>
              </w:rPr>
              <w:t>年全市规模以上工业增加值同比增长</w:t>
            </w:r>
            <w:r>
              <w:rPr>
                <w:kern w:val="0"/>
                <w:szCs w:val="20"/>
              </w:rPr>
              <w:t>6.8%</w:t>
            </w:r>
            <w:r>
              <w:rPr>
                <w:kern w:val="0"/>
                <w:szCs w:val="20"/>
              </w:rPr>
              <w:t>，高于全国平均水平</w:t>
            </w:r>
            <w:r>
              <w:rPr>
                <w:kern w:val="0"/>
                <w:szCs w:val="20"/>
              </w:rPr>
              <w:t>1.2</w:t>
            </w:r>
            <w:r>
              <w:rPr>
                <w:kern w:val="0"/>
                <w:szCs w:val="20"/>
              </w:rPr>
              <w:t>个百分点。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18.3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系统设计遵循高内聚、低耦合的原则，各子系统之间通过标准接口进行数据交换。数据安全方面，严格落实网络安全等级保护</w:t>
      </w:r>
      <w:r>
        <w:rPr/>
        <w:t>2.0</w:t>
      </w:r>
      <w:r>
        <w:rPr/>
        <w:t>要求，对敏感数据实施分类分级管理。技术路线采用云原生架构，基于微服务和容器化部署，支持弹性扩展和灰度发布。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项。技术路线采用云原生架构，基于微服务和容器化部署，支持弹性扩展和灰度发布。资金来源为市级财政资</w:t>
      </w:r>
      <w:commentRangeStart w:id="521"/>
      <w:r>
        <w:rPr/>
        <w:t>金，按照项目实施进度分年度拨付。运维保障采用“</w:t>
      </w:r>
      <w:r>
        <w:rPr/>
        <w:t>7×24</w:t>
      </w:r>
      <w:r>
        <w:rPr/>
        <w:t>小时”值守机制</w:t>
      </w:r>
      <w:r>
        <w:rPr/>
      </w:r>
      <w:commentRangeEnd w:id="521"/>
      <w:r>
        <w:commentReference w:id="521"/>
      </w:r>
      <w:r>
        <w:rPr/>
        <w:t>，重大故障响应时间不超过</w:t>
      </w:r>
      <w:r>
        <w:rPr/>
        <w:t>30</w:t>
      </w:r>
      <w:r>
        <w:rPr/>
        <w:t>分钟。绩效目标包括产出指标、效益指标和满意度指标三类，共设置二级指标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项目建设内容包括数据中台、业务应用系统、安全保障体系和运营管理机制四个部分。绩效目标包括产出指标、效益指标和满意度指标三类，共设置二级指标</w:t>
      </w:r>
      <w:r>
        <w:rPr/>
        <w:t>12</w:t>
      </w:r>
      <w:r>
        <w:rPr/>
        <w:t>项。为深入贯彻落实国家关于数字经济高质量发展的决策部署，本项目围绕数据要素市场化配置改革开展系统研究。本方案坚持统筹规划、分步实施、急用先行、安全可控的原则，确保项目有序推进。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</w:t>
      </w:r>
      <w:commentRangeStart w:id="522"/>
      <w:r>
        <w:rPr/>
        <w:t>中台、业务应用系统、安全保障体系和运营管理机制四个部分。数据安全方面，严格落实网络安全等级保护</w:t>
      </w:r>
      <w:r>
        <w:rPr/>
        <w:t>2.0</w:t>
      </w:r>
      <w:r>
        <w:rPr/>
        <w:t>要求，对敏感数据实</w:t>
      </w:r>
      <w:r>
        <w:rPr/>
      </w:r>
      <w:commentRangeEnd w:id="522"/>
      <w:r>
        <w:commentReference w:id="522"/>
      </w:r>
      <w:r>
        <w:rPr/>
        <w:t>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统一、共享渠道不畅通、应用场景不丰富等突出问题。效益分析显示，项目具有显著的社会效益和一定的经济效益，建设必要性充分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本方案坚持统筹规划、分步实施、急用先行、安全可控的原则，确保项目有序推进。为深入贯彻落实国家关于数字经济高质量发展的决策部署，本项目围绕数据要素市场化配置改革开展系统研究。项目总投资估</w:t>
      </w:r>
      <w:commentRangeStart w:id="523"/>
      <w:r>
        <w:rPr/>
        <w:t>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万元。本方案坚持统筹规划、分步实施、急用先行、安全可控的原则，确保项目有序推进。</w:t>
      </w:r>
      <w:r>
        <w:rPr/>
        <w:t>2023</w:t>
      </w:r>
      <w:r>
        <w:rPr/>
        <w:t>年全市规模以上工业增</w:t>
      </w:r>
      <w:r>
        <w:rPr/>
      </w:r>
      <w:commentRangeEnd w:id="523"/>
      <w:r>
        <w:commentReference w:id="523"/>
      </w:r>
      <w:r>
        <w:rPr/>
        <w:t>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要求，对敏感数据实施分类分级管理。绩效目标包括产出指标、效益指标和满意度指标三类，共设置二级指标</w:t>
      </w:r>
      <w:r>
        <w:rPr/>
        <w:t>12</w:t>
      </w:r>
      <w:r>
        <w:rPr/>
        <w:t>项。风险分析表明，项目主要面临技术选型、数据质量、进度控制和运维保障四类风险。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</w:t>
      </w:r>
      <w:commentRangeStart w:id="524"/>
      <w:r>
        <w:rPr/>
        <w:t>国平均水平</w:t>
      </w:r>
      <w:r>
        <w:rPr/>
        <w:t>1.2</w:t>
      </w:r>
      <w:r>
        <w:rPr/>
        <w:t>个百分点。数据安全方面，严格落实</w:t>
      </w:r>
      <w:r>
        <w:rPr/>
      </w:r>
      <w:commentRangeEnd w:id="524"/>
      <w:r>
        <w:commentReference w:id="524"/>
      </w:r>
      <w:r>
        <w:rPr/>
        <w:t>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组织保障方面，成立由分管副市长任组长的项目建设领导小组，统筹协调重大事项。与周边城市相比，我市在数据开放数量和应用场景丰富度方面仍有一定差距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</w:t>
      </w:r>
      <w:commentRangeStart w:id="525"/>
      <w:r>
        <w:rPr/>
        <w:t>场化配置改革开展系统研究。需求分析阶段共走访了市直部门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</w:t>
      </w:r>
      <w:r>
        <w:rPr/>
      </w:r>
      <w:commentRangeEnd w:id="525"/>
      <w:r>
        <w:commentReference w:id="525"/>
      </w:r>
      <w:r>
        <w:rPr/>
        <w:t>字经济高质量发展的决策部署，本项目围绕数据要素市场化配置改革开展系统研究。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18.4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分钟。为深入贯彻落实国家关于数字经济高质量发展的决策部署，本项目围绕数据要素市场化配置改革开展系统研究。运维保障采用“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要求，对敏感数据实施分类分级管理。与周边城市相比，我市在数据开放数量和应用场景丰富度方面仍有一定差距。运维保障采用</w:t>
      </w:r>
      <w:commentRangeStart w:id="526"/>
      <w:r>
        <w:rPr/>
        <w:t>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分钟。本方案坚持统筹规划、分步实施、急用先行、安全可控的原则，确保项目有序推进。技术路线采用云原生架构，基于微服</w:t>
      </w:r>
      <w:r>
        <w:rPr/>
      </w:r>
      <w:commentRangeEnd w:id="526"/>
      <w:r>
        <w:commentReference w:id="526"/>
      </w:r>
      <w:r>
        <w:rPr/>
        <w:t>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下一步，将按照“边建设、边应用、边完善”的思路，持续推动系统迭代升级。项目总投资估算为</w:t>
      </w:r>
      <w:r>
        <w:rPr/>
        <w:t>3</w:t>
      </w:r>
      <w:commentRangeStart w:id="527"/>
      <w:r>
        <w:rPr/>
        <w:t>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万元。针对上述风险，本方案提出了相应的防范措施和应急预案，确保风险总体可控。技</w:t>
      </w:r>
      <w:r>
        <w:rPr/>
      </w:r>
      <w:commentRangeEnd w:id="527"/>
      <w:r>
        <w:commentReference w:id="527"/>
      </w:r>
      <w:r>
        <w:rPr/>
        <w:t>术路线采用云原生架构，基于微服务和容器化部署，支持弹性扩展和灰度发布。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项。根据《关于构建数据基础制度更好发挥数据要素作用的意见》，应建立数据产权、流通交易、收益分配和安全治理制度。风险分析表明，项目主要面临技术选型、数据质量、进度控制和运维保障四类风险。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项目建设内容包括数据中台、业务应用系统、安全保障体系和运营管理机制四个部分。资金来源为市级财政资金，按照项目实施进度分年度拨付。下一步，将按照“边建设、边应用、边完善”</w:t>
      </w:r>
      <w:commentRangeStart w:id="528"/>
      <w:r>
        <w:rPr/>
        <w:t>的思路，持续推动系统迭代升级。与周边城市相比，我市在数</w:t>
      </w:r>
      <w:r>
        <w:rPr/>
      </w:r>
      <w:commentRangeEnd w:id="528"/>
      <w:r>
        <w:commentReference w:id="528"/>
      </w:r>
      <w:r>
        <w:rPr/>
        <w:t>据开放数量和应用场景丰富度方面仍有一定差距。通过调研发现，现有信息系统存在数据标准不统一、共享渠道不畅通、应用场景不丰富等突出问题。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下一步，将按照“边建设、边应用、边完善”的思路，持续推动系统迭代升级。本方案坚持统筹规划、分步实施、急用先行、安全可控的原则，确保项目有序推进。与周边城市相比，我市在数据开放数量和应用场景丰富度方面仍有一定差距。为深入贯彻落实国家关于数字经济高质量发展的决策部署，本项目围绕数据要素市场化配置改革开展系统研究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</w:t>
      </w:r>
      <w:commentRangeStart w:id="529"/>
      <w:r>
        <w:rPr/>
        <w:t>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万元。资金来源为市级财政资金，按照项目实施进度分年度拨付。与周边城市相比，我市在数据开放数量和应用场景丰富度方面仍有一定差距</w:t>
      </w:r>
      <w:r>
        <w:rPr/>
      </w:r>
      <w:commentRangeEnd w:id="529"/>
      <w:r>
        <w:commentReference w:id="529"/>
      </w:r>
      <w:r>
        <w:rPr/>
        <w:t>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系统设计遵循高内聚、低耦合的原则，各子系统之间通过标准接口进行数据交换。组织保障方面，成立由分管副市长任组长的项目建设领导小组，统筹协调重大事项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要求，对敏感数据实施分类分级管理。下一步，将按照“边建设、边应用、边完善”的思路，持续推动系统迭代升级。组织保障方面，成立</w:t>
      </w:r>
      <w:commentRangeStart w:id="530"/>
      <w:r>
        <w:rPr/>
        <w:t>由分管副市长任组长的项目建设领导小组，统筹协调重大事项。项目总投资估算为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</w:t>
      </w:r>
      <w:r>
        <w:rPr/>
      </w:r>
      <w:commentRangeEnd w:id="530"/>
      <w:r>
        <w:commentReference w:id="530"/>
      </w:r>
      <w:r>
        <w:rPr/>
        <w:t>述风险，本方案提出了相应的防范措施和应急预案，确保风险总体可控。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983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531"/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  <w:commentRangeEnd w:id="531"/>
            <w:r>
              <w:commentReference w:id="531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459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本方案坚持统筹规划、分步实施、急用先行、安全可控的原则，确保项目有序推进。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107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19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19.1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与周边城市相比，我市在数据开放数量和应用场景丰富度方面仍有一定差距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本方案坚持统筹规划、分步实施、急用先行、安全可控的原则，确保项目有序推进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根据《关于构建数据基础制度更好发挥数据要素作用的意见》，应建立数据产权、流通交易、收益分配和安全治理制度。下一步，将按照</w:t>
      </w:r>
      <w:commentRangeStart w:id="532"/>
      <w:commentRangeStart w:id="533"/>
      <w:r>
        <w:rPr/>
        <w:t>“边建设、边应用、边完善”的思路，持续推动系统迭代升级。参照国家标准</w:t>
      </w:r>
      <w:r>
        <w:rPr/>
        <w:t>GB/T 36073-2018</w:t>
      </w:r>
      <w:r>
        <w:rPr/>
        <w:t>《数据管理能力成熟度评估模型》，开展数据管理能力评估。运维保障采用“</w:t>
      </w:r>
      <w:r>
        <w:rPr/>
        <w:t>7×24</w:t>
      </w:r>
      <w:r>
        <w:rPr/>
        <w:t>小时”值守机制，重大故障响应时间不</w:t>
      </w:r>
      <w:r>
        <w:rPr/>
      </w:r>
      <w:commentRangeEnd w:id="532"/>
      <w:r>
        <w:commentReference w:id="532"/>
      </w:r>
      <w:r>
        <w:rPr/>
      </w:r>
      <w:commentRangeEnd w:id="533"/>
      <w:r>
        <w:commentReference w:id="533"/>
      </w:r>
      <w:r>
        <w:rPr/>
        <w:t>超过</w:t>
      </w:r>
      <w:r>
        <w:rPr/>
        <w:t>30</w:t>
      </w:r>
      <w:r>
        <w:rPr/>
        <w:t>分钟。本方案坚持统筹规划、分步实施、急用先行、安全可控的原则，确保项目有序推进。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本方案坚持统筹规划、分步实施、急用先行、安全可控的原则，确保项目有序推进。为深入贯彻落实国家关于数字经济高质量发展的决策部署，本项目围绕数据要素市场化配置改革开展系统研究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技术路线采用云原生架构，基于微服务和容器化部署，支持弹性扩展和灰度发布。绩效目标包</w:t>
      </w:r>
      <w:commentRangeStart w:id="534"/>
      <w:commentRangeStart w:id="535"/>
      <w:r>
        <w:rPr/>
        <w:t>括产出指标、效益指标和满意度指标三类，共设置二级指标</w:t>
      </w:r>
      <w:r>
        <w:rPr/>
        <w:t>12</w:t>
      </w:r>
      <w:r>
        <w:rPr/>
        <w:t>项。绩效目标包括产出指标、</w:t>
      </w:r>
      <w:r>
        <w:rPr/>
      </w:r>
      <w:commentRangeEnd w:id="534"/>
      <w:r>
        <w:commentReference w:id="534"/>
      </w:r>
      <w:r>
        <w:rPr/>
      </w:r>
      <w:commentRangeEnd w:id="535"/>
      <w:r>
        <w:commentReference w:id="535"/>
      </w:r>
      <w:r>
        <w:rPr/>
        <w:t>效益指标和满意度指标三类，共设置二级指标</w:t>
      </w:r>
      <w:r>
        <w:rPr/>
        <w:t>12</w:t>
      </w:r>
      <w:r>
        <w:rPr/>
        <w:t>项。本方案坚持统筹规划、分步实施、急用先行、安全可控的原则，确保项目有序推进。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效益分析显示，项目具有显著的社会效益和一定的经济效益，建设必要性充分。为深入贯彻落实国家关于数字经济高质量发展的决策部署，本项目围绕数据要素市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项。根据《关于构建数据基础制度更好发挥数据要</w:t>
      </w:r>
      <w:commentRangeStart w:id="536"/>
      <w:r>
        <w:rPr/>
        <w:t>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以上。为深入贯彻落实国家关于数字经济高质量发展的决策部署，本项目围绕数据要素市场化配置改革开展系统</w:t>
      </w:r>
      <w:r>
        <w:rPr/>
      </w:r>
      <w:commentRangeEnd w:id="536"/>
      <w:r>
        <w:commentReference w:id="536"/>
      </w:r>
      <w:r>
        <w:rPr/>
        <w:t>研究。系统设计遵循高内聚、低耦合的原则，各子系统之间通过标准接口进行数据交换。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为深入贯彻落实国家关于数字经济高质量发展的决策部署，本项目围绕数据要素市场化配置改革开展系统研究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项。绩效目标包括产出指标、效益指标和满意度指标三类，共设置二级指标</w:t>
      </w:r>
      <w:r>
        <w:rPr/>
        <w:t>12</w:t>
      </w:r>
      <w:del w:id="28" w:author="李教授" w:date="2026-09-01T00:00:00Z">
        <w:r>
          <w:rPr/>
          <w:delText>原有表述</w:delText>
        </w:r>
      </w:del>
      <w:ins w:id="29" w:author="李教授" w:date="2026-09-01T00:00:00Z">
        <w:r>
          <w:rPr/>
          <w:t>修订后的表述</w:t>
        </w:r>
      </w:ins>
      <w:r>
        <w:rPr/>
        <w:t>项。本方案坚持统筹规划、分步实施、急用先行、安全可控的原则，确保项目有序推进。与周边城市相比，我市在数据开放数量和应用场景丰富度方面仍有一定差距。运维保障采用“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commentRangeStart w:id="537"/>
      <w:r>
        <w:rPr/>
        <w:t>个百分点。为深入贯彻落实国家关于数字经济高质量发展的决策部署，本项目围绕数据要素市场化配置改革开展系统研究。本方案坚持统筹规划、分步</w:t>
      </w:r>
      <w:r>
        <w:rPr/>
      </w:r>
      <w:commentRangeEnd w:id="537"/>
      <w:r>
        <w:commentReference w:id="537"/>
      </w:r>
      <w:r>
        <w:rPr/>
        <w:t>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</w:t>
      </w:r>
      <w:commentRangeStart w:id="538"/>
      <w:r>
        <w:rPr/>
        <w:t>小组，统筹协调重大事项。针对上述风险，本方案提出了相应的防范措施和应急预案，确保风险总体可控。数据安全</w:t>
      </w:r>
      <w:r>
        <w:rPr/>
      </w:r>
      <w:commentRangeEnd w:id="538"/>
      <w:r>
        <w:commentReference w:id="538"/>
      </w:r>
      <w:r>
        <w:rPr/>
        <w:t>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19.2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本方案坚持统筹规划、分步实施、急用先行、安全可控的原则，确保项目有序推进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</w:t>
      </w:r>
      <w:commentRangeStart w:id="539"/>
      <w:r>
        <w:rPr/>
        <w:t>项目主要面临技术选型、数据质量、进度控制和运维保障四类风险。资金来源为市级财政资金，按照项目实施进度分年度拨付。系统设计遵</w:t>
      </w:r>
      <w:r>
        <w:rPr/>
      </w:r>
      <w:commentRangeEnd w:id="539"/>
      <w:r>
        <w:commentReference w:id="539"/>
      </w:r>
      <w:r>
        <w:rPr/>
        <w:t>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针对上述风险，本方案提出了相应的防范措施和应急预案，确保风险总体可控。针对上述风险，本方案提出了相应的防范措施和应急预案，确保风险总体可控。根据《关于构建数据基础制度更好发挥数据要素作用的意见》，应建立数据产权、流通交易、收益分配和安全治理制度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个百分点。根据《关于构建数据基础制度更好发挥</w:t>
      </w:r>
      <w:commentRangeStart w:id="540"/>
      <w:r>
        <w:rPr/>
        <w:t>数据要素作用的意见》，应建立数据产权、流通交易、收益分配和安全治理制度。针对上述风险，本方案提出了相应的防范措施和应急预案，确保风险总体可控。根据《关于构建数据基础制度更好发挥数据要素作用的意见》，应建立数据产权、流通交易、收益分配和安</w:t>
      </w:r>
      <w:r>
        <w:rPr/>
      </w:r>
      <w:commentRangeEnd w:id="540"/>
      <w:r>
        <w:commentReference w:id="540"/>
      </w:r>
      <w:r>
        <w:rPr/>
        <w:t>全治理制度。数据安全方面，严格落实网络安全等级保护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要求，对敏感数据实施分类分级管理。效益分析显示，项目具有显著的社会效益和一定的经济效益，建设必要性充分。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项目建设内容包括数据中台、业务应用系统、安全保障体系和运营管理机制四个部分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本方案坚持统筹规划、分步实施、急用先行、安全可控的原则，确保项目有序推进。数据安全方面，严格落实网络安全等级保护</w:t>
      </w:r>
      <w:r>
        <w:rPr/>
        <w:t>2.0</w:t>
      </w:r>
      <w:r>
        <w:rPr/>
        <w:t>要求，对敏感数据实</w:t>
      </w:r>
      <w:commentRangeStart w:id="541"/>
      <w:r>
        <w:rPr/>
        <w:t>施分类分级管理。组织保障方面，成立由分管副市长任组长的项目建设领导小组，统筹协调重大事项。下一步，将按照“边建设、边应用、边完善”的思路，持续推动系统迭代升级。需求分析阶段共走访</w:t>
      </w:r>
      <w:r>
        <w:rPr/>
      </w:r>
      <w:commentRangeEnd w:id="541"/>
      <w:r>
        <w:commentReference w:id="541"/>
      </w:r>
      <w:r>
        <w:rPr/>
        <w:t>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根据《关于构建数据基础制度更好发挥数据要素作用的意见》，应建立数据产权、流通交易、收益分配和安全治理制度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技术路线采用云原生架构，基于微服务和容器化部署，支持弹性扩展和灰度发布。本方案坚持统筹规划、分步实施、急用先行、安全可控的原则，确保</w:t>
      </w:r>
      <w:commentRangeStart w:id="542"/>
      <w:r>
        <w:rPr/>
        <w:t>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个百分点。项目总投资估算为</w:t>
      </w:r>
      <w:r>
        <w:rPr/>
        <w:t>38</w:t>
      </w:r>
      <w:r>
        <w:rPr/>
      </w:r>
      <w:commentRangeEnd w:id="542"/>
      <w:r>
        <w:commentReference w:id="542"/>
      </w:r>
      <w:r>
        <w:rPr/>
        <w:t>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为深入贯彻落实国家关于数字经济高质量发展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组织保障方面，成立由分管副市长任组长的项目建设领导小组，统筹协调重大事项。效益分析显示，项目具有显著的社会效益和一定的经济效益，建设必要性充分。技术路线采用云原生架构</w:t>
      </w:r>
      <w:commentRangeStart w:id="543"/>
      <w:r>
        <w:rPr/>
        <w:t>，基于微服务和容器化部署，支持弹性扩展和灰度发布。系统设计遵循高内聚、低</w:t>
      </w:r>
      <w:r>
        <w:rPr/>
      </w:r>
      <w:commentRangeEnd w:id="543"/>
      <w:r>
        <w:commentReference w:id="543"/>
      </w:r>
      <w:r>
        <w:rPr/>
        <w:t>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522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544"/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  <w:commentRangeEnd w:id="544"/>
            <w:r>
              <w:commentReference w:id="544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361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项目建设内容包括数据中台、业务应用系统、安全保障体系和运营管理机制四个部分。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下一步，将按照“边建设、边应用、边完善”的思路，持续推动系统迭代升级。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19.3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万元。技术路线采用云原生架构，基于微服务和容器化部署，支持弹性扩展和灰度发布。技术路线采用云原生架构，基于微服务和容器化部署，支持弹性扩展和灰度发布。项目总投资估算为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项。风险分析表明，项目主要面临技术选型、数据质量、进度控制和运维保障四类风险。资金来源为市级财</w:t>
      </w:r>
      <w:commentRangeStart w:id="545"/>
      <w:r>
        <w:rPr/>
        <w:t>政资金，按照项目实施进度分年度拨付。技术路线采用云原生架构，基于微服务和容器化部署，支持弹性扩展和灰度发布。项目总投资估算为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</w:r>
      <w:commentRangeEnd w:id="545"/>
      <w:r>
        <w:commentReference w:id="545"/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效益分析显示，项目具有显著的社会效益和一定的经济效益，建设必要性充分。资金来源为市级财政资金，按照项目实施进度分年度拨付。数据安全方面，严格落实网络安全等级保护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针对上述风险，本方案提出了相应的防范措施和应急预案，确保风险总体可控。效益分析显示，项目具有显著的社会效益和一定的经济效益，建设必要性充分。下一步，将按照“边建设</w:t>
      </w:r>
      <w:commentRangeStart w:id="546"/>
      <w:r>
        <w:rPr/>
        <w:t>、边应用、边完善”的思路，持续推动系统迭代升级。绩效目标包括产出指标、效益指标和满意度指标三</w:t>
      </w:r>
      <w:r>
        <w:rPr/>
      </w:r>
      <w:commentRangeEnd w:id="546"/>
      <w:r>
        <w:commentReference w:id="546"/>
      </w:r>
      <w:r>
        <w:rPr/>
        <w:t>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本方案坚持统筹规划、分步实施、急用先行、安全可控的原则，确保项目有序推进。根据《关</w:t>
      </w:r>
      <w:commentRangeStart w:id="547"/>
      <w:r>
        <w:rPr/>
        <w:t>于构建数据基础制度更好发挥数据要素作用的意见》，应建立数据产权、流通交易、收益分配和安全治理制度。绩效目标包括产出指标、效益指标和满意度指标三类，共设置二级指标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</w:t>
      </w:r>
      <w:r>
        <w:rPr/>
      </w:r>
      <w:commentRangeEnd w:id="547"/>
      <w:r>
        <w:commentReference w:id="547"/>
      </w:r>
      <w:r>
        <w:rPr/>
        <w:t>T 36073-2018</w:t>
      </w:r>
      <w:r>
        <w:rPr/>
        <w:t>《数据管理能力成熟度评估模型》，开展数据管理能力评估。与周边城市相比，我市在数据开放数量和应用场景丰富度方面仍有一定差距。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系统设计遵循高内聚、低耦合的原则，各子系统之间通过标准接口进行数据交换。系统设计遵循高内聚、低耦合的原则，各子系统之间通过标准接口进行数据交换。需求分析阶段共走访了市直部门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要求，对敏感数据实施分类分级管理。预计项目建成后，每年可节约行政成本约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与周边城市相比，我市在数据开放数量和应用场景丰富度方面仍有一定差距。为深入贯彻落实国家关于</w:t>
      </w:r>
      <w:commentRangeStart w:id="548"/>
      <w:r>
        <w:rPr/>
        <w:t>数字经济高质量发展的决策部署，本项目围绕数据要素市场化配置改革开展系统研究。组织保障方面，成立由分管副</w:t>
      </w:r>
      <w:r>
        <w:rPr/>
      </w:r>
      <w:commentRangeEnd w:id="548"/>
      <w:r>
        <w:commentReference w:id="548"/>
      </w:r>
      <w:r>
        <w:rPr/>
        <w:t>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系统设计遵循高内聚、低耦合的原则，各子系统之间通过标准接口进行数据交换。根据《关于构建数据基础制度更好发挥数据要素作用的意见》，应建立数据产权、流通交易、收益分配和安全治理制度。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</w:t>
      </w:r>
      <w:commentRangeStart w:id="549"/>
      <w:r>
        <w:rPr/>
        <w:t>20</w:t>
      </w:r>
      <w:r>
        <w:rPr/>
        <w:t>万元，其他费用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分钟。针对上述风险，本方案提出了相应的防范措施和应急预案，确保风险总体可控。需求分析阶段共走访了市直部门</w:t>
      </w:r>
      <w:r>
        <w:rPr/>
        <w:t>23</w:t>
      </w:r>
      <w:r>
        <w:rPr/>
        <w:t>个、</w:t>
      </w:r>
      <w:r>
        <w:rPr/>
      </w:r>
      <w:commentRangeEnd w:id="549"/>
      <w:r>
        <w:commentReference w:id="549"/>
      </w:r>
      <w:r>
        <w:rPr/>
        <w:t>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19.4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项。与周边城市相比，我市在数据开放数量和应用场景丰富度方面仍有一定差距。与周边城市相比，我市在数据开放数量和应用场景丰富度方面仍有</w:t>
      </w:r>
      <w:commentRangeStart w:id="550"/>
      <w:r>
        <w:rPr/>
        <w:t>一定差距。组织保障方面，成立由分管副市长任组长的项目建设领导小组，统筹协调重大事项。本方案坚持统筹规划、分步实施、急</w:t>
      </w:r>
      <w:r>
        <w:rPr/>
      </w:r>
      <w:commentRangeEnd w:id="550"/>
      <w:r>
        <w:commentReference w:id="550"/>
      </w:r>
      <w:r>
        <w:rPr/>
        <w:t>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效益分析显示，项目具有显著的社会效益和一定的经济效益，建设必要性充分。本方案坚持统筹规划、分步实施、急用先行、安全可控的原则，确保项目有序推进。参照国家标准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个百分点。系统设计遵循高内聚、低耦合的原则，各子系统之间通过标准接口进行数据交换。通过调研发现，现有信息系统存在数据标准不统一、共享渠道不畅通、应用场景不丰富等突出问题。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下一步，将按照“边建设、边应用、边完善”的思路，持续推动系统迭代升级。资金来源为市级财政资金，按照项目实施进度分年度拨付。运维保障采</w:t>
      </w:r>
      <w:commentRangeStart w:id="551"/>
      <w:r>
        <w:rPr/>
        <w:t>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分钟。与周边城市相比，我市在数据开放数量和应用场景丰富度方面仍有一定差距。系统设计遵循高内聚、低耦合的原则，各子系统之间通过标准接口进行数</w:t>
      </w:r>
      <w:r>
        <w:rPr/>
      </w:r>
      <w:commentRangeEnd w:id="551"/>
      <w:r>
        <w:commentReference w:id="551"/>
      </w:r>
      <w:r>
        <w:rPr/>
        <w:t>据交换。参照国家标准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针对上述风险，本方案提出了相应的防范措施和应急预案，确保风险总体可控。本方案坚持统筹规划、分步实施、急用先行、安全可控的原则，确保项目有序推进。效益分析显示，项目具有显著的社会效益和一定的经济效益，建设必要性充分。组织保障方面，成立由分管副市长任组长的项目建设领导小组，统筹协调重大事项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</w:t>
      </w:r>
      <w:commentRangeStart w:id="552"/>
      <w:r>
        <w:rPr/>
        <w:t>障响应时间不超过</w:t>
      </w:r>
      <w:r>
        <w:rPr/>
        <w:t>30</w:t>
      </w:r>
      <w:r>
        <w:rPr/>
        <w:t>分钟。组织保障方面，成立由分管副市长任组长的项目建设领导小组，统筹协调重大事项。系</w:t>
      </w:r>
      <w:r>
        <w:rPr/>
      </w:r>
      <w:commentRangeEnd w:id="552"/>
      <w:r>
        <w:commentReference w:id="552"/>
      </w:r>
      <w:r>
        <w:rPr/>
        <w:t>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项目建设内容包括数据中台、业务应用系统、安全保障体系和运营管理机制四个部分。本方案坚持统筹规划、分步实施、急用先行、安全可控的原则，确保项目有序推进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</w:t>
      </w:r>
      <w:commentRangeStart w:id="553"/>
      <w:r>
        <w:rPr/>
        <w:t>口进行数据交换。数据安全方面，严格落实网络安全等级保护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</w:r>
      <w:commentRangeEnd w:id="553"/>
      <w:r>
        <w:commentReference w:id="553"/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通过调研发现，现有信息系统存在数据标准不统一、共享渠道不畅通、应用场景不丰富等突出问题。参照国家标准</w:t>
      </w:r>
      <w:r>
        <w:rPr/>
        <w:t>GB/T 36073-2018</w:t>
      </w:r>
      <w:r>
        <w:rPr/>
        <w:t>《数据管理能力成熟度评估模型》，开展数据管理能力评估。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以上。资金来源为市级财政资金，按照项目实施进度分年度拨付。与周边城市相比，我市在数据开放数量和应用场景丰富度方面仍有一定差距。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资金来源为市级财政资金，按照项目实施进度分年度拨付。参照国家标准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统一、共享渠道不畅通、应用场景不丰富等突出问题。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个百分点。根据《关于构建数据基础</w:t>
      </w:r>
      <w:commentRangeStart w:id="554"/>
      <w:r>
        <w:rPr/>
        <w:t>制度更好发挥数据要素作用的意见》，应建立数据产权、流通交易、收益分配和安全治理制度。效益分析显示，项目具有显著</w:t>
      </w:r>
      <w:r>
        <w:rPr/>
      </w:r>
      <w:commentRangeEnd w:id="554"/>
      <w:r>
        <w:commentReference w:id="554"/>
      </w:r>
      <w:r>
        <w:rPr/>
        <w:t>的社会效益和一定的经济效益，建设必要性充分。数据安全方面，严格落实网络安全等级保护</w:t>
      </w:r>
      <w:r>
        <w:rPr/>
        <w:t>2.0</w:t>
      </w:r>
      <w:r>
        <w:rPr/>
        <w:t>要求，对敏感数据实施分类分级管理。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665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555"/>
            <w:r>
              <w:rPr>
                <w:kern w:val="0"/>
                <w:szCs w:val="20"/>
              </w:rPr>
              <w:t>数据安全方面，严格落实网络安全等级保护</w:t>
            </w:r>
            <w:r>
              <w:rPr>
                <w:kern w:val="0"/>
                <w:szCs w:val="20"/>
              </w:rPr>
              <w:t>2.0</w:t>
            </w:r>
            <w:r>
              <w:rPr>
                <w:kern w:val="0"/>
                <w:szCs w:val="20"/>
              </w:rPr>
              <w:t>要求，对敏感数据实施分类分级管理。</w:t>
            </w:r>
            <w:commentRangeEnd w:id="555"/>
            <w:r>
              <w:commentReference w:id="555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549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预计项目建成后，每年可节约行政成本约</w:t>
            </w:r>
            <w:r>
              <w:rPr>
                <w:kern w:val="0"/>
                <w:szCs w:val="20"/>
              </w:rPr>
              <w:t>1200</w:t>
            </w:r>
            <w:r>
              <w:rPr>
                <w:kern w:val="0"/>
                <w:szCs w:val="20"/>
              </w:rPr>
              <w:t>万元，群众办事平均时长缩短</w:t>
            </w:r>
            <w:r>
              <w:rPr>
                <w:kern w:val="0"/>
                <w:szCs w:val="20"/>
              </w:rPr>
              <w:t>40%</w:t>
            </w:r>
            <w:r>
              <w:rPr>
                <w:kern w:val="0"/>
                <w:szCs w:val="20"/>
              </w:rPr>
              <w:t>以上。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544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20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20.1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以上。针对上述风险，本方案提出了相应的防范措施和应急预案，确保风险总体可控。运维保障采用“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36073-2018</w:t>
      </w:r>
      <w:r>
        <w:rPr/>
        <w:t>《数据管理能力成熟度评估模型</w:t>
      </w:r>
      <w:commentRangeStart w:id="556"/>
      <w:r>
        <w:rPr/>
        <w:t>》，开展数据管理能力评估。针对上述风险，本方案提出了相应的防范措施和应急预案，确保风险总体可控。系统设计遵循高内聚、低耦合的原则，各子系统之间通过标准接口进行数据交换。通过调研发现，现有信息系统存在数据标准</w:t>
      </w:r>
      <w:r>
        <w:rPr/>
      </w:r>
      <w:commentRangeEnd w:id="556"/>
      <w:r>
        <w:commentReference w:id="556"/>
      </w:r>
      <w:r>
        <w:rPr/>
        <w:t>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分钟。系统设计遵循高内聚、低耦合的原则</w:t>
      </w:r>
      <w:commentRangeStart w:id="557"/>
      <w:r>
        <w:rPr/>
        <w:t>，各子系统之间通过标准接口进行数据交换。项目建设内容包括数据中台、</w:t>
      </w:r>
      <w:r>
        <w:rPr/>
      </w:r>
      <w:commentRangeEnd w:id="557"/>
      <w:r>
        <w:commentReference w:id="557"/>
      </w:r>
      <w:r>
        <w:rPr/>
        <w:t>业务应用系统、安全保障体系和运营管理机制四个部分。下一步，将按照“边建设、边应用、边完善”的思路，持续推动系统迭代升级。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项目建设内容包括数据中台、业务应用系统、安全保障体系和运营管理机制四个部分。数据安全方面，严格落实网络安全等级保护</w:t>
      </w:r>
      <w:r>
        <w:rPr/>
        <w:t>2.0</w:t>
      </w:r>
      <w:r>
        <w:rPr/>
        <w:t>要求，对敏感数据实施分类分级管理。针对上述风险，本方案提出了相应的防范措施和应急预案，确保风险总体可控。预计项目建成后，每年可节约行政成本约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个百分点。绩效目标包括产出指</w:t>
      </w:r>
      <w:commentRangeStart w:id="558"/>
      <w:r>
        <w:rPr/>
        <w:t>标、效益指标和满意度指标三类，共设置二级指标</w:t>
      </w:r>
      <w:r>
        <w:rPr/>
        <w:t>12</w:t>
      </w:r>
      <w:r>
        <w:rPr/>
        <w:t>项。组织保障方面，成立由分管副市长任组长的项目建设领导小组，统筹协调重大事项。本方案坚持统筹规划、分步实施、急用先行、安全可控的原则，确保项目有序推进。风险分析表明，项目主要面临技</w:t>
      </w:r>
      <w:r>
        <w:rPr/>
      </w:r>
      <w:commentRangeEnd w:id="558"/>
      <w:r>
        <w:commentReference w:id="558"/>
      </w:r>
      <w:r>
        <w:rPr/>
        <w:t>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微服务和容器化部署，支持弹性扩展和灰度发布。通过调研发现，现有信息系统存在数据标准不统一、共享渠道不畅通、应用场景不丰富等突出问题。项目建设内容包括数据中台、业务应用系统、安全保障体系和运营管理机制四个部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万元。下一步，将按照“边建设、边</w:t>
      </w:r>
      <w:commentRangeStart w:id="559"/>
      <w:r>
        <w:rPr/>
        <w:t>应用、边完善”的思路，持续推动系统迭代升级。根据《关于构建数据基础制度更好发挥数据要素作用的意见》，应建立数据产权、流通交易、收益分配和安全治理制度。本方案坚持统筹规划、分步实施、急用先行、安全可控的原则，确保项目有</w:t>
      </w:r>
      <w:r>
        <w:rPr/>
      </w:r>
      <w:commentRangeEnd w:id="559"/>
      <w:r>
        <w:commentReference w:id="559"/>
      </w:r>
      <w:r>
        <w:rPr/>
        <w:t>序推进。风险分析表明，项目主要面临技术选型、数据质量、进度控制和运维保障四类风险。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下一步，将按照“边建设、边应用、边完善”的思路，持续推动系统迭代升级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下一步，将按照“边建设、边应用、边完善”的思路，持续推动系统迭代升级。通过调研发现，现有信息系统存在数据标准</w:t>
      </w:r>
      <w:commentRangeStart w:id="560"/>
      <w:r>
        <w:rPr/>
        <w:t>不统一、共享渠道不畅通、应用场景不丰富等突出问题。与周边城市相比，我市在数据开放数量和应用场景丰富度方</w:t>
      </w:r>
      <w:r>
        <w:rPr/>
      </w:r>
      <w:commentRangeEnd w:id="560"/>
      <w:r>
        <w:commentReference w:id="560"/>
      </w:r>
      <w:r>
        <w:rPr/>
        <w:t>面仍有一定差距。针对上述风险，本方案提出了相应的防范措施和应急预案，确保风险总体可控。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。技术路线采用云原生架构，基于微服务和容器化部署，支持弹性扩展和灰度发布。下一步，将按照“边建设、边应用、边完善”的思路，持续推动系统迭代升级。组织保障方面，成立由分管副市长任组长的项目建设领导小组，统筹协调重大事项。下一步，将按照“边建设、边应用、边完善”的思路，持续推动系统迭代升级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20.2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技术路线采用云原生架构，基于微服务和容器化部署，支持弹性扩展和灰度发布。技术路线采用云原生架构，基于微服务和容器化部署，支持弹性扩展和灰度发布。本方案坚持统筹规划、分步实施、急用先行、安全可控的原则，确保项目有序推进。系统设计遵循高内聚、低耦合的原则，各子系统之间通过标准接口进行数据交换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与周边城市相比，我市在数据开放数量和应用场景丰富度方面仍有一定差距。资金来源为市级财政资金，按照项目实施进度分年度拨付。资金来源为市级财政资金，按照项目实施进度分年度拨付。系统设计遵</w:t>
      </w:r>
      <w:commentRangeStart w:id="561"/>
      <w:r>
        <w:rPr/>
        <w:t>循高内聚、低耦合的原则，各子系统之间通过标准接口进行数据交换。绩效目标包括产出指标、</w:t>
      </w:r>
      <w:r>
        <w:rPr/>
      </w:r>
      <w:commentRangeEnd w:id="561"/>
      <w:r>
        <w:commentReference w:id="561"/>
      </w:r>
      <w:r>
        <w:rPr/>
        <w:t>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</w:t>
      </w:r>
      <w:commentRangeStart w:id="562"/>
      <w:r>
        <w:rPr/>
        <w:t>技术路线采用云原生架构，基于微服务和容器化部署，支持弹性扩展和灰度发布。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</w:t>
      </w:r>
      <w:r>
        <w:rPr/>
      </w:r>
      <w:commentRangeEnd w:id="562"/>
      <w:r>
        <w:commentReference w:id="562"/>
      </w:r>
      <w:r>
        <w:rPr/>
        <w:t>073-2018</w:t>
      </w:r>
      <w:r>
        <w:rPr/>
        <w:t>《数据管理能力成熟度评估模型》，开展数据管理能力评估。组织保障方面，成立由分管副市长任组长的项目建设领导小组，统筹协调重大事项。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效益分析显示，项目具有显著的社会效益和一定的经济效益，建设必要性充分。下一步，将按照“边建设、边应用、边完善”的思路，持续推动系统迭代升级。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要求，对敏感数据实施分类分级管理。组织保障方面，成立由分管副市长任组长的项目建设领导小组，统筹协调重大事项。需求分析阶段</w:t>
      </w:r>
      <w:commentRangeStart w:id="563"/>
      <w:r>
        <w:rPr/>
        <w:t>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</w:r>
      <w:commentRangeEnd w:id="563"/>
      <w:r>
        <w:commentReference w:id="563"/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通过调研发现，现有信息系统存在数据标准不统一、共享渠道不畅通、应用场景不丰富等突出问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个百分点。下一步，将按照“边建设、边应用、边完善”的思路，持续推动系统迭代升级。绩效目标包</w:t>
      </w:r>
      <w:commentRangeStart w:id="564"/>
      <w:r>
        <w:rPr/>
        <w:t>括产出指标、效益指标和满意度指标三类，共设置二级指标</w:t>
      </w:r>
      <w:r>
        <w:rPr/>
        <w:t>12</w:t>
      </w:r>
      <w:r>
        <w:rPr/>
        <w:t>项。下一步，将按照“边建设、边应用、边完善”的思路，持续推动系统迭代升级。针对上述风险</w:t>
      </w:r>
      <w:r>
        <w:rPr/>
      </w:r>
      <w:commentRangeEnd w:id="564"/>
      <w:r>
        <w:commentReference w:id="564"/>
      </w:r>
      <w:r>
        <w:rPr/>
        <w:t>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效益分析显示，项目具有显著的社会效益和一定的经济效益，建设必要性充分。系统设计遵循高内聚、低耦合的原则，各子系统之间通过标准接口进行数据交换。需求分析阶段共走访了市直部门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本方案坚持统筹规划、分步实施、急用先行、安全可控的原则，确保项目有序推进。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分钟。风险分析表明，项目主要面临技术选型、数据质量、进度控制和运维保障四类风险。需求分析阶段共走访了市直部门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项。技术路线采用云原生架构，基于</w:t>
      </w:r>
      <w:commentRangeStart w:id="565"/>
      <w:r>
        <w:rPr/>
        <w:t>微服务和容器化部署，支持弹性扩展和灰度发布。资金来源为市级财政资金，按照项目实施进度分年度拨付。为深入贯彻落实国家关于数字经济高质量发展的决策部署，本项目围绕数据要素市场化配置改革开展系统研究。资金来源为市级财政资金，按照项目实施进度分年度拨付。与周边城市相比，我市在数据开放数量和应用场景丰富度方面仍有一定差距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下一步，将按照“边建设、边应用、边完善”的思路，持续推动系统迭代升级。根据《关于构建数据基础制度更好发挥数据要素作用的意见》，应建立数据</w:t>
      </w:r>
      <w:r>
        <w:rPr/>
      </w:r>
      <w:commentRangeEnd w:id="565"/>
      <w:r>
        <w:commentReference w:id="565"/>
      </w:r>
      <w:r>
        <w:rPr/>
        <w:t>产权、流通交易、收益分配和安全治理制度。根据《关于构建数据基础制度更好发挥数据要素作用的意见》，应建立数据产权、流通交易、收益分配和安全治理制度。风险分析表明，项目主要面临技术选型、数据质量、进度控制和运维保障四类风险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要求，对敏感数据实施分类分级管理。技术路线采用云原生架构，基于微服务和容器化部署，支持弹性扩展和灰度发布。需求分析阶段共走访了市直部门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  <w:commentRangeStart w:id="566"/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要求，对敏感数据实施分类分级管理。根据《关于构建数据</w:t>
      </w:r>
      <w:r>
        <w:rPr/>
      </w:r>
      <w:commentRangeEnd w:id="566"/>
      <w:r>
        <w:commentReference w:id="566"/>
      </w:r>
      <w:r>
        <w:rPr/>
        <w:t>基础制度更好发挥数据要素作用的意见》，应建立数据产权、流通交易、收益分配和安全治理制度。资金来源为市级财政资金，按照项目实施进度分年度拨付。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</w:t>
      </w:r>
      <w:commentRangeStart w:id="567"/>
      <w:commentRangeStart w:id="568"/>
      <w:r>
        <w:rPr/>
        <w:t>序推进。绩效目标包括产出指标、效益指标和满意度指标三类，共设置二级指标</w:t>
      </w:r>
      <w:r>
        <w:rPr/>
        <w:t>12</w:t>
      </w:r>
      <w:r>
        <w:rPr/>
        <w:t>项。需求分析阶段共走访了市直部门</w:t>
      </w:r>
      <w:r>
        <w:rPr/>
        <w:t>23</w:t>
      </w:r>
      <w:r>
        <w:rPr/>
        <w:t>个、区</w:t>
      </w:r>
      <w:r>
        <w:rPr/>
      </w:r>
      <w:commentRangeEnd w:id="567"/>
      <w:r>
        <w:commentReference w:id="567"/>
      </w:r>
      <w:r>
        <w:rPr/>
      </w:r>
      <w:commentRangeEnd w:id="568"/>
      <w:r>
        <w:commentReference w:id="568"/>
      </w:r>
      <w:r>
        <w:rPr/>
        <w:t>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以上。项目建设内容包括数据中台、业务应用系统、安全保障体系和运营管理机制四个部分。项目总投资估算为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以上。针对上述风险，本方案提出了相应的防范措施和应急预案，确保风险总体可控。需求分析阶段共走访了市直部门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项。为深入贯彻落实国家关于数字经济高质量发展的决策部署，本项目围绕数据要素市场化配置改革开展系统研究。与周边城市相比，我市在数据开放数量和应用场景丰富度方面仍有一定差距。项目总投资估算为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585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569"/>
            <w:r>
              <w:rPr>
                <w:kern w:val="0"/>
                <w:szCs w:val="20"/>
              </w:rPr>
              <w:t>数据安全方面，严格落实网络安全等级保护</w:t>
            </w:r>
            <w:r>
              <w:rPr>
                <w:kern w:val="0"/>
                <w:szCs w:val="20"/>
              </w:rPr>
              <w:t>2.0</w:t>
            </w:r>
            <w:r>
              <w:rPr>
                <w:kern w:val="0"/>
                <w:szCs w:val="20"/>
              </w:rPr>
              <w:t>要求，对敏感数据实施分类分级管理。</w:t>
            </w:r>
            <w:commentRangeEnd w:id="569"/>
            <w:r>
              <w:commentReference w:id="569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404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资金来源为市级财政资金，按照项目实施进度分年度拨付。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704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组织保障方面，成立由分管副市长任组长的项目建设领导小组，统筹协调重大事项。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20.3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分钟。技术路线采用云原生架构，基于微服务和容器化部署，支持弹性扩展和灰度发布。系统设计遵循高内聚</w:t>
      </w:r>
      <w:commentRangeStart w:id="570"/>
      <w:r>
        <w:rPr/>
        <w:t>、低耦合的原则，各子系统之间通过标准接口进行数据交换。风险分析表明，项目主要面临技术选型、数据质</w:t>
      </w:r>
      <w:r>
        <w:rPr/>
      </w:r>
      <w:commentRangeEnd w:id="570"/>
      <w:r>
        <w:commentReference w:id="570"/>
      </w:r>
      <w:r>
        <w:rPr/>
        <w:t>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系统设计遵循高内聚、低耦合的原则，各子系统之间通过标准接口进行数据交换。为深入贯彻落实国家关于数字经济高质量发展的决策部署，本项目围绕数据要素市场化配置改革开展系统研究。参照国家标准</w:t>
      </w:r>
      <w:r>
        <w:rPr/>
        <w:t>GB/T 36073-2018</w:t>
      </w:r>
      <w:r>
        <w:rPr/>
        <w:t>《数据管理能力成熟度评估模型》，开展数据管理能力评估。系统设计遵循高内聚、低耦合的原则，各子系统之间通过标准接口进行数据交换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为深入贯彻落实国家关于数字经济高质量发展的决策部署，本项目围绕数据要素市场化配置改革开展系统研究。针对上述风险</w:t>
      </w:r>
      <w:commentRangeStart w:id="571"/>
      <w:r>
        <w:rPr/>
        <w:t>，本方案提出了相应的防范措施和应急预案，确保风险总体可控。项目建设内容包括数据中台、业务应用系统、安全保障体系和运营管理机制四个部分。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</w:t>
      </w:r>
      <w:r>
        <w:rPr/>
      </w:r>
      <w:commentRangeEnd w:id="571"/>
      <w:r>
        <w:commentReference w:id="571"/>
      </w:r>
      <w:r>
        <w:rPr/>
        <w:t>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下一步，将按照“边建设、边应用、边完善”的思路，持续推动系统迭代升级。与周边城市相比，我市在数据开放数量和应用场景丰富度方面仍有一定差距。技术路线</w:t>
      </w:r>
      <w:commentRangeStart w:id="572"/>
      <w:r>
        <w:rPr/>
        <w:t>采用云原生架构，基于微服务和容器化部署，支持弹性扩展和灰度发布。预计项目建成后，每年可节约行政成本约</w:t>
      </w:r>
      <w:r>
        <w:rPr/>
        <w:t>1200</w:t>
      </w:r>
      <w:r>
        <w:rPr/>
        <w:t>万元，群众</w:t>
      </w:r>
      <w:r>
        <w:rPr/>
      </w:r>
      <w:commentRangeEnd w:id="572"/>
      <w:r>
        <w:commentReference w:id="572"/>
      </w:r>
      <w:r>
        <w:rPr/>
        <w:t>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效益分析显示，项目具有显著的社会效益和一定的经济效益，建设必要性充分。为深入贯彻落实国家关于数字经济高质量发展的决策部署，本项目围绕数据要素市场化配置改革开展系统研究。本方案坚持统筹规划、分步实施、急用先行、安全可控的原则，确保项目有序推进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本方案坚持统筹规划、分步实施、急用先行、安全可控的原则，确保项目有序推进。下一步，将按照“边建设、边应</w:t>
      </w:r>
      <w:commentRangeStart w:id="573"/>
      <w:r>
        <w:rPr/>
        <w:t>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个百分点。与周边城市相比，我市在数据开放数量和应用场景丰富度方面仍有一定差距。与周边城市相比，我市在数据开放数量和应用场</w:t>
      </w:r>
      <w:r>
        <w:rPr/>
      </w:r>
      <w:commentRangeEnd w:id="573"/>
      <w:r>
        <w:commentReference w:id="573"/>
      </w:r>
      <w:r>
        <w:rPr/>
        <w:t>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风险分析表明，项目主要面临技术选型、数据质量、进度控制和运维保障四类风险。项目建设内容包括数据中台、业务应用系统、安全保障体系和运营管理机制四个部分。项目总投资估算为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</w:t>
      </w:r>
      <w:commentRangeStart w:id="574"/>
      <w:r>
        <w:rPr/>
        <w:t>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万元。风险分析表明</w:t>
      </w:r>
      <w:r>
        <w:rPr/>
      </w:r>
      <w:commentRangeEnd w:id="574"/>
      <w:r>
        <w:commentReference w:id="574"/>
      </w:r>
      <w:r>
        <w:rPr/>
        <w:t>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效益分析显示，项目具有显著的社会效益和一定的经济效益，建设必要性充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组织保障方面，成立由分管副市长任组长的项目建设领导小组，统筹协调重大事项。组织保障方面，成立</w:t>
      </w:r>
      <w:commentRangeStart w:id="575"/>
      <w:commentRangeStart w:id="576"/>
      <w:r>
        <w:rPr/>
        <w:t>由分管副市长任组长的项目建设领导小组，统筹协调重大事项。风险分析表明，项目主要面临技术选型、数据质量、进度控制和运维保障四类风险。组织保障方面，成立由分管副市长任组长的项目建设领导小组，统筹协调重大事项。</w:t>
      </w:r>
      <w:r>
        <w:rPr/>
      </w:r>
      <w:commentRangeEnd w:id="575"/>
      <w:r>
        <w:commentReference w:id="575"/>
      </w:r>
      <w:r>
        <w:rPr/>
      </w:r>
      <w:commentRangeEnd w:id="576"/>
      <w:r>
        <w:commentReference w:id="576"/>
      </w: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针对上述风险，本方案提出了相应的防范措施和应急预案，确保风险总体可控。效益分析显示，项目具有显著的社会效益和一定的经济效益，建设必要性充分。与周边城市相比，我市在数据开放数量和应用场景丰富度方面仍有一定差距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</w:t>
      </w:r>
      <w:commentRangeStart w:id="577"/>
      <w:commentRangeStart w:id="578"/>
      <w:r>
        <w:rPr/>
        <w:t>发布。组织保障方面，成立由分管副市长任组长的项目建设领导小组，统筹协调重大事项。通过调研发现，现有信息系</w:t>
      </w:r>
      <w:r>
        <w:rPr/>
      </w:r>
      <w:commentRangeEnd w:id="577"/>
      <w:r>
        <w:commentReference w:id="577"/>
      </w:r>
      <w:r>
        <w:rPr/>
      </w:r>
      <w:commentRangeEnd w:id="578"/>
      <w:r>
        <w:commentReference w:id="578"/>
      </w:r>
      <w:r>
        <w:rPr/>
        <w:t>统存在数据标准不统一、共享渠道不畅通、应用场景不丰富等突出问题。通过调研发现，现有信息系统存在数据标准不统一、共享渠道不畅通、应用场景不丰富等突出问题。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20.4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</w:t>
      </w:r>
      <w:commentRangeStart w:id="579"/>
      <w:r>
        <w:rPr/>
        <w:t>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项。组织保障方面，成立由分管副市长任组长的项目建设领导小组，统筹协调</w:t>
      </w:r>
      <w:r>
        <w:rPr/>
      </w:r>
      <w:commentRangeEnd w:id="579"/>
      <w:r>
        <w:commentReference w:id="579"/>
      </w:r>
      <w:r>
        <w:rPr/>
        <w:t>重大事项。绩效目标包括产出指标、效益指标和满意度指标三类，共设置二级指标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</w:t>
      </w:r>
      <w:commentRangeStart w:id="580"/>
      <w:r>
        <w:rPr/>
        <w:t>效益，建设必要性充分。绩效目标包括产出指标、效益指标和满意度指标三类，共设置二级指标</w:t>
      </w:r>
      <w:r>
        <w:rPr/>
        <w:t>12</w:t>
      </w:r>
      <w:r>
        <w:rPr/>
        <w:t>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风险分析表明，项目主要面临技术选型、数据质量、进度控制和运维保障四类风险。效益分析显示</w:t>
      </w:r>
      <w:r>
        <w:rPr/>
      </w:r>
      <w:commentRangeEnd w:id="580"/>
      <w:r>
        <w:commentReference w:id="580"/>
      </w:r>
      <w:r>
        <w:rPr/>
        <w:t>，项目具有显著的社会效益和一定的经济效益，建设必要性充分。数据安全方面，严格落实网络安全等级保护</w:t>
      </w:r>
      <w:r>
        <w:rPr/>
        <w:t>2.0</w:t>
      </w:r>
      <w:r>
        <w:rPr/>
        <w:t>要求，对敏感数据实施分类分级管理。下一步，将按照“边建设、边应用、边完善”的思路，持续推动系统迭代升级。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分钟。通过调研发现，现有信息系统存在数据标准不统一、共享渠道不畅通、应用场景不丰富等突出问题。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</w:t>
      </w:r>
      <w:commentRangeStart w:id="581"/>
      <w:r>
        <w:rPr/>
        <w:t>事平均时长缩短</w:t>
      </w:r>
      <w:r>
        <w:rPr/>
        <w:t>40%</w:t>
      </w:r>
      <w:r>
        <w:rPr/>
        <w:t>以上。绩效目标包括产出指标、效益指标和满意度指标三类，共设置二级指标</w:t>
      </w:r>
      <w:r>
        <w:rPr/>
        <w:t>12</w:t>
      </w:r>
      <w:r>
        <w:rPr/>
        <w:t>项。为深入贯彻落实国家关于</w:t>
      </w:r>
      <w:r>
        <w:rPr/>
      </w:r>
      <w:commentRangeEnd w:id="581"/>
      <w:r>
        <w:commentReference w:id="581"/>
      </w:r>
      <w:r>
        <w:rPr/>
        <w:t>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下一步，将按照“边建设、边应用、边完善”的思路，持续推动系统迭代升级。效益分析显示，项目具有显著的社会效益和一定的经济效益，建设必要性充分。风险分析表明，项目主要面临技术选型、数据质量、进度控制和运维保障四类风险。项目建设内容包括数据中台、业务应用系统、安全保障体系和运营管理机制四个部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组织保障方面，成立由分管副市长任组长的项目建设领导小组，统筹协调重大事项。系统设计遵循高内聚、低耦合的原则，各子系统之间通过标准接口进行</w:t>
      </w:r>
      <w:commentRangeStart w:id="582"/>
      <w:commentRangeStart w:id="583"/>
      <w:r>
        <w:rPr/>
        <w:t>数据交换。绩效目标包括产出指标、效益指标和满意度指标三类，共设置二级指标</w:t>
      </w:r>
      <w:r>
        <w:rPr/>
        <w:t>12</w:t>
      </w:r>
      <w:r>
        <w:rPr/>
        <w:t>项。风险分析表明，项目主要面临技术选型、数据质量、</w:t>
      </w:r>
      <w:r>
        <w:rPr/>
      </w:r>
      <w:commentRangeEnd w:id="583"/>
      <w:r>
        <w:commentReference w:id="583"/>
      </w:r>
      <w:r>
        <w:rPr/>
      </w:r>
      <w:commentRangeEnd w:id="582"/>
      <w:r>
        <w:commentReference w:id="582"/>
      </w:r>
      <w:r>
        <w:rPr/>
        <w:t>进度控制和运维保障四类风险。资金来源为市级财政资金，按照项目实施进度分年度拨付。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为深入贯彻落实国家关于数字经济高质量发展的决策部署，本项目围绕数据要素市场化配置改革开展系统研究。组织保障方面，成立由分管副市长任组长的项目建设领导小组，统筹协调重大事项。</w:t>
      </w:r>
      <w:r>
        <w:rPr/>
        <w:t>2023</w:t>
      </w:r>
      <w:r>
        <w:rPr/>
        <w:t>年全市规模以上</w:t>
      </w:r>
      <w:commentRangeStart w:id="584"/>
      <w:r>
        <w:rPr/>
        <w:t>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个百分点。针对上述风险，本方案提出了相应的防范措施和应急预案，确保风险总体可控。通过调研发现，现有信息系统存在数据标准不统一、</w:t>
      </w:r>
      <w:r>
        <w:rPr/>
      </w:r>
      <w:commentRangeEnd w:id="584"/>
      <w:r>
        <w:commentReference w:id="584"/>
      </w:r>
      <w:r>
        <w:rPr/>
        <w:t>共享渠道不畅通、应用场景不丰富等突出问题。需求分析阶段共走访了市直部门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组织保障方面，成立由分管副市长任组长的项目建设领导小组，统筹协调重大事项。组织保障方面，成立由分管副市长任组长的项目建设领导小组，统筹协调重大事项。与周边城市相比，我市在数据开放数量和应用场景丰富度方面仍有一定差距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项。组织保障方面，成立由分管副市长任组长的项目建设领导小组，统筹协调重大事项。预计项目建成后，每年可节约行政成本约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通过调研发现，现有信息系统存在数据标准不统一、共享渠道不畅通、应用场景不丰富等突出问题。根据《关于构建数据基础制度更好发</w:t>
      </w:r>
      <w:commentRangeStart w:id="585"/>
      <w:r>
        <w:rPr/>
        <w:t>挥数据要素作用的意见》，应建立数据产权、流通交易、收益分配</w:t>
      </w:r>
      <w:r>
        <w:rPr/>
      </w:r>
      <w:commentRangeEnd w:id="585"/>
      <w:r>
        <w:commentReference w:id="585"/>
      </w:r>
      <w:r>
        <w:rPr/>
        <w:t>和安全治理制度。资金来源为市级财政资金，按照项目实施进度分年度拨付。绩效目标包括产出指标、效益指标和满意度指标三类，共设置二级指标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资金来源为市级财政资金，按照项目实施进度分年度拨付。下一步，将按照“边建设、边应用、边完善”的思路，持续推动系统迭代升级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为深入贯彻落实国家关于数字经济高质量发展的决策部署，本项目围绕数据要素市场化配置改革开展系统研究。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136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commentRangeStart w:id="586"/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  <w:commentRangeEnd w:id="586"/>
            <w:r>
              <w:commentReference w:id="586"/>
            </w:r>
            <w:r>
              <w:rPr>
                <w:kern w:val="0"/>
                <w:szCs w:val="20"/>
              </w:rPr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757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779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21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21.1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通过调研发现，现有信息系统存在数据标准不统一、共享渠道不畅通、应用场景不丰富等突出问题。为深入贯彻落实国家关于数字经济高质量发展的决策部署，本项目围绕数据要素市场化配置改革开展系统研究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分钟。运维保障采用“</w:t>
      </w:r>
      <w:r>
        <w:rPr/>
        <w:t>7×</w:t>
      </w:r>
      <w:commentRangeStart w:id="587"/>
      <w:commentRangeStart w:id="588"/>
      <w:r>
        <w:rPr/>
        <w:t>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</w:r>
      <w:commentRangeEnd w:id="587"/>
      <w:r>
        <w:commentReference w:id="587"/>
      </w:r>
      <w:r>
        <w:rPr/>
      </w:r>
      <w:commentRangeEnd w:id="588"/>
      <w:r>
        <w:commentReference w:id="588"/>
      </w:r>
      <w:r>
        <w:rPr/>
        <w:t>要求，对敏感数据实施分类分级管理。组织保障方面，成立由分管副市长任组长的项目建设领导小组，统筹协调重大事项。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发展的决策部署，本项目围绕数据要素市场化配置改革开展系统研究。技术路线采用云原生架构，基于微服务和容器化部署，支持弹性扩展和灰度发布。技术路线采用云原生架构，基于微服务和容器化部署，支持弹性扩展和灰度发布。为深入贯彻落实国家关于数字经济高质量发展的决策部署，本项目围绕数据要素市场化配置改革开展系统研究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组织保障方面，成立由分管副市长任组长的项目建设领导小组，统筹协调重大事项。下一步，</w:t>
      </w:r>
      <w:commentRangeStart w:id="589"/>
      <w:r>
        <w:rPr/>
        <w:t>将按照“边建设、边应用、边完善”的思路，持续推动系统迭代升级。技术路线采用云</w:t>
      </w:r>
      <w:r>
        <w:rPr/>
      </w:r>
      <w:commentRangeEnd w:id="589"/>
      <w:r>
        <w:commentReference w:id="589"/>
      </w:r>
      <w:r>
        <w:rPr/>
        <w:t>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为深入贯彻落实国家关于数字经济高质量发展的决策部署，本项目围绕数据要素市场化配置改革开展系统研究。绩效目标包括产出指标、效益指标和满意度指标三类，共设置二级指标</w:t>
      </w:r>
      <w:r>
        <w:rPr/>
        <w:t>12</w:t>
      </w:r>
      <w:r>
        <w:rPr/>
        <w:t>项。数据安全方面，严格落实网络安全等级保护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项。效益分析显示，项目具有显著的社会效益和一定的经济效益，建设必</w:t>
      </w:r>
      <w:commentRangeStart w:id="590"/>
      <w:r>
        <w:rPr/>
        <w:t>要性充分。组织保障方面，成立由分管副市长任组长的项目建设领导小组，统筹协调重大事项。参照国家标准</w:t>
      </w:r>
      <w:r>
        <w:rPr/>
        <w:t>GB/T 36073-2018</w:t>
      </w:r>
      <w:r>
        <w:rPr/>
        <w:t>《数据管理能力成熟度评估模</w:t>
      </w:r>
      <w:r>
        <w:rPr/>
      </w:r>
      <w:commentRangeEnd w:id="590"/>
      <w:r>
        <w:commentReference w:id="590"/>
      </w:r>
      <w:r>
        <w:rPr/>
        <w:t>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根据《关于构建数据基础制度更好发挥数据要素作用的意见》，应建立数据产权、流通交易、收益分配和安全治理制度。参照国家标准</w:t>
      </w:r>
      <w:r>
        <w:rPr/>
        <w:t>GB/T 36073-2018</w:t>
      </w:r>
      <w:r>
        <w:rPr/>
        <w:t>《数据管理能力成熟度评估模型》，开展数据管理能力评估。技术路线采用云原生架构，基于微服务和容器化部署，支持弹性扩展和灰度发布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组织保障方面，成立由分管副市长任组长的项目建设领导小组，统筹协调重大事项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下一步，将按照“边建设、边应用、边完善”的思路，持续推动系统迭代升级。效益分析显示，项目具有显著的社会效益和一定</w:t>
      </w:r>
      <w:commentRangeStart w:id="591"/>
      <w:r>
        <w:rPr/>
        <w:t>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个百分点。针对上述风险，本方案提出了相应的防范措施和应急预案，确保风险总体可控。下一步，将按照“边建设、边应用、边完善”的</w:t>
      </w:r>
      <w:r>
        <w:rPr/>
      </w:r>
      <w:commentRangeEnd w:id="591"/>
      <w:r>
        <w:commentReference w:id="591"/>
      </w:r>
      <w:r>
        <w:rPr/>
        <w:t>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与周边城市相比，我市在数据开放数量和应用场景丰富度方面仍有一定差距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针对上述风险，本方案提出了相应的防范措施和应急预案，确保风险总体可控。针对上述风险，本方案提出了相应的防范措施和应急预案，确保风</w:t>
      </w:r>
      <w:commentRangeStart w:id="592"/>
      <w:r>
        <w:rPr/>
        <w:t>险总体可控。数据安全方面，严格落实网络安全等级保护</w:t>
      </w:r>
      <w:r>
        <w:rPr/>
        <w:t>2.0</w:t>
      </w:r>
      <w:r>
        <w:rPr/>
        <w:t>要求，对敏感数据实施分类分级管理。数据安全方面，严格落实网络安全等级保护</w:t>
      </w:r>
      <w:r>
        <w:rPr/>
        <w:t>2.0</w:t>
      </w:r>
      <w:r>
        <w:rPr/>
        <w:t>要求，对敏感数据实施分类分级管理。下一步，将按照“边建设</w:t>
      </w:r>
      <w:r>
        <w:rPr/>
      </w:r>
      <w:commentRangeEnd w:id="592"/>
      <w:r>
        <w:commentReference w:id="592"/>
      </w:r>
      <w:r>
        <w:rPr/>
        <w:t>、边应用、边完善”的思路，持续推动系统迭代升级。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通过调研发现，现有信息系统存在数据标准不统一、共享渠道不畅通、应用场景不丰富等突出问题。系统设计遵循高内聚、低耦合的原则，各子系统之间通过标准接口进行数据交换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技术路线采用云原生架构，基于微服务和容器化部署，支持弹性扩展和灰度发布。绩效目标包括产出</w:t>
      </w:r>
      <w:commentRangeStart w:id="593"/>
      <w:r>
        <w:rPr/>
        <w:t>指标、效益指标和满意度指标三类，共设置二级指标</w:t>
      </w:r>
      <w:r>
        <w:rPr/>
        <w:t>12</w:t>
      </w:r>
      <w:r>
        <w:rPr/>
        <w:t>项。绩效目标包括产出指标、效益指标和满意度指标三类</w:t>
      </w:r>
      <w:r>
        <w:rPr/>
      </w:r>
      <w:commentRangeEnd w:id="593"/>
      <w:r>
        <w:commentReference w:id="593"/>
      </w:r>
      <w:r>
        <w:rPr/>
        <w:t>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为深入贯彻落实国家关于数字经济高质量发展的决策部署，本项目围绕数据要素市场化配置改革开展系统研究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通过调研发现，现有信息系统存在数据标准不统一、共享渠道不畅通、应用场景不丰富等突出问题。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21.2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</w:t>
      </w:r>
      <w:commentRangeStart w:id="594"/>
      <w:r>
        <w:rPr/>
        <w:t>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分钟。与周边城市相比，我市在数据开放数量和应用场景丰</w:t>
      </w:r>
      <w:r>
        <w:rPr/>
      </w:r>
      <w:commentRangeEnd w:id="594"/>
      <w:r>
        <w:commentReference w:id="594"/>
      </w:r>
      <w:r>
        <w:rPr/>
        <w:t>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技术路线采用云原生架构，基于微服务和容器化部署，支持弹性扩展和灰度发布。系统设计遵循高内聚、低耦合的原则，各子系统之间通过标准接口进行数据交换。参照国家标准</w:t>
      </w:r>
      <w:r>
        <w:rPr/>
        <w:t>GB/T 36073-2018</w:t>
      </w:r>
      <w:r>
        <w:rPr/>
        <w:t>《数据管理能力成熟度评估模型》，开展数据管理能力评估。参照国家标准</w:t>
      </w:r>
      <w:r>
        <w:rPr/>
        <w:t>GB/T 36073-2018</w:t>
      </w:r>
      <w:r>
        <w:rPr/>
        <w:t>《数据管理能力成熟度评估模型》，开展数据管理能力评估。需求分析阶段共走访了市直部门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</w:t>
      </w:r>
      <w:commentRangeStart w:id="595"/>
      <w:r>
        <w:rPr/>
        <w:t>三类，共设置二级指标</w:t>
      </w:r>
      <w:r>
        <w:rPr/>
        <w:t>12</w:t>
      </w:r>
      <w:r>
        <w:rPr/>
        <w:t>项。本方案坚持统筹规划、分步实施、急用先行、安全可控的原则，确保项目有序推进。组织保障方面，成立由分管副市长任组长的项目建设领导小组，统筹协调重大事项。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</w:t>
      </w:r>
      <w:r>
        <w:rPr/>
      </w:r>
      <w:commentRangeEnd w:id="595"/>
      <w:r>
        <w:commentReference w:id="595"/>
      </w:r>
      <w:r>
        <w:rPr/>
        <w:t>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云原生架构，基于微服务和容器化部署，支持弹性扩展和灰度发布。下一步，将按照“边建设、边应用、边完善”的思路，持续推动系统迭代升级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</w:t>
      </w:r>
      <w:commentRangeStart w:id="596"/>
      <w:r>
        <w:rPr/>
        <w:t>理能力评估。参照国家标准</w:t>
      </w:r>
      <w:r>
        <w:rPr/>
        <w:t>GB/T 36073-2018</w:t>
      </w:r>
      <w:r>
        <w:rPr/>
        <w:t>《数据管理能力成熟度评估模型》，开展数据管理能力评估。运维保障采用“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分钟。与周边城市相比，我市在数据开放数量</w:t>
      </w:r>
      <w:r>
        <w:rPr/>
      </w:r>
      <w:commentRangeEnd w:id="596"/>
      <w:r>
        <w:commentReference w:id="596"/>
      </w:r>
      <w:r>
        <w:rPr/>
        <w:t>和应用场景丰富度方面仍有一定差距。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技术路线采用云原生架构，基于微服务和容器化部署，支持弹性扩展和灰度发布。根据《关于构建数据基础制度更好发挥数据要素作用的意见》，应建立数据产权、流通交易、收益分配和安全治理制度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资金来源为市级财政资金，按照项目实施进度分年度拨付。针对上述风险，本方案提出了相应的防范措施和应急预案，确保风险总体可控。下一步，将按照“边建设、边应用、边完善”的思路，持续推动系统迭代升级。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</w:t>
      </w:r>
      <w:commentRangeStart w:id="597"/>
      <w:commentRangeStart w:id="598"/>
      <w:r>
        <w:rPr/>
        <w:t>故障响应时间不超过</w:t>
      </w:r>
      <w:r>
        <w:rPr/>
        <w:t>30</w:t>
      </w:r>
      <w:r>
        <w:rPr/>
        <w:t>分钟。本方案坚持统筹规划、分步实施、急用先行、安全</w:t>
      </w:r>
      <w:r>
        <w:rPr/>
      </w:r>
      <w:commentRangeEnd w:id="597"/>
      <w:r>
        <w:commentReference w:id="597"/>
      </w:r>
      <w:r>
        <w:rPr/>
      </w:r>
      <w:commentRangeEnd w:id="598"/>
      <w:r>
        <w:commentReference w:id="598"/>
      </w:r>
      <w:r>
        <w:rPr/>
        <w:t>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资金来源为市级财政资金，按照项目实施进度分年度拨付。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资金来源为市级财政资金，按照项目实施进度分年度拨付。技术路线采用云原生架构，基于微服务和容器化部署，支持弹性扩展和灰度发布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与周边城市相比，我市在数据开放数量和应用场景丰富度方面仍有一定差距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要求，对敏感数据实施分类分级管理。数据安全方面，严格落实网络安全等级保护</w:t>
      </w:r>
      <w:r>
        <w:rPr/>
        <w:t>2.0</w:t>
      </w:r>
      <w:r>
        <w:rPr/>
        <w:t>要求，对敏感数据实施分类分级管理。技术路线采用云原生架构，基于微服务和容器化部署，支持弹性扩展和灰度发布。项目建设内容包括数据中台、业务应用系统、安全保障体系和运营管理机制四个部分。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《数据管理能力成熟度评估模型》，开展数据管理能力评估。效益分析显示，项目具有显著的社会效益和一定的经济效益，建设必要性充分。数据安全方面，严格落实网络安全等级保护</w:t>
      </w:r>
      <w:r>
        <w:rPr/>
        <w:t>2.0</w:t>
      </w:r>
      <w:r>
        <w:rPr/>
        <w:t>要求，对敏感数据实施分类分级管理。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运维保障采用“</w:t>
            </w:r>
            <w:r>
              <w:rPr>
                <w:kern w:val="0"/>
                <w:szCs w:val="20"/>
              </w:rPr>
              <w:t>7×24</w:t>
            </w:r>
            <w:r>
              <w:rPr>
                <w:kern w:val="0"/>
                <w:szCs w:val="20"/>
              </w:rPr>
              <w:t>小时”值守机制，重大故障响应时间不超过</w:t>
            </w:r>
            <w:r>
              <w:rPr>
                <w:kern w:val="0"/>
                <w:szCs w:val="20"/>
              </w:rPr>
              <w:t>30</w:t>
            </w:r>
            <w:r>
              <w:rPr>
                <w:kern w:val="0"/>
                <w:szCs w:val="20"/>
              </w:rPr>
              <w:t>分钟。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407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数据安全方面，严格落实网络安全等级保护</w:t>
            </w:r>
            <w:r>
              <w:rPr>
                <w:kern w:val="0"/>
                <w:szCs w:val="20"/>
              </w:rPr>
              <w:t>2.0</w:t>
            </w:r>
            <w:r>
              <w:rPr>
                <w:kern w:val="0"/>
                <w:szCs w:val="20"/>
              </w:rPr>
              <w:t>要求，对敏感数据实施分类分级管理。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462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资金来源为市级财政资金，按照项目实施进度分年度拨付。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196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21.3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组织保障方面，成立由分管副市长任组长的项目建设领导小组，统筹协调重大事项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项目建设内容包括数据中台、业务应用系统、安全保障体系和运营管理机制四个部分。下一步，将按照“边建设、边应用、边完善”的思路，持续推动系统迭代升级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组织保障方面，成立由分管副市长任组长的项目建设领导小组，统筹协调重大事项。下一步，将按照“边建设、边应用、边完善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下一步，将按照“边建设、边应用、边完善”的思路，持续推动系统迭代升级。组织保障方面，成立由分管副市长任组长的项目建设领导小组，统筹协调重大事项。根据《关于构建数据基础制度更好发挥数据要素作用的意见》，应建立数据产权、流通交易、收益分配和安全治理制度。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根据《关于构建数据基础制度更好发挥数据要素作用的意见》，应建立数据产权、流通交易、收益分配和安全治理制度。技术路线采用云原生架构，基于微服务和容器化部署，支持弹性扩展和灰度发布。为深入贯彻落实国家关于数字经济高质量发展的决策部署，本项目围绕数据要素市场化配置改革开展系统研究。根据《关于构建数据基础制度更好发挥数据要素作用的意见》，应建立数据产权、流通交易、收益分配和安全治理制度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风险分析表明，项目主要面临技术选型、数据质量、进度控制和运维保障四类风险。本方案坚持统筹规划、分步实施、急用先行、安全可控的原则，确保项目有序推进。与周边城市相比，我市在数据开放数量和应用场景丰富度方面仍有一定差距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本方案坚持统筹规划、分步实施、急用先行、安全可控的原则，确保项目有序推进。技术路线采用云原生架构，基于微服务和容器化部署，支持弹性扩展和灰度发布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根据《关于构建数据基础制度更好发挥数据要素作用的意见》，应建立数据产权、流通交易、收益分配和安全治理制度。项目建设内容包括数据中台、业务应用系统、安全保障体系和运营管理机制四个部分。资金来源为市级财政资金，按照项目实施进度分年度拨付。针对上述风险，本方案提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与周边城市相比，我市在数据开放数量和应用场景丰富度方面仍有一定差距。技术路线采用云原生架构，基于微服务和容器化部署，支持弹性扩展和灰度发布。组织保障方面，成立由分管副市长任组长的项目建设领导小组，统筹协调重大事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效益分析显示，项目具有显著的社会效益和一定的经济效益，建设必要性充分。组织保障方面，成立由分管副市长任组长的项目建设领导小组，统筹协调重大事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资金来源为市级财政资金，按照项目实施进度分年度拨付。系统设计遵循高内聚、低耦合的原则，各子系统之间通过标准接口进行数据交换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系统设计遵循高内聚、低耦合的原则，各子系统之间通过标准接口进行数据交换。绩效目标包括产出指标、效益指标和满意度指标三类，共设置二级指标</w:t>
      </w:r>
      <w:r>
        <w:rPr/>
        <w:t>12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项。根据《关于构建数据基础制度更好发挥数据要素作用的意见》，应建立数据产权、流通交易、收益分配和安全治理制度。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21.4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为深入贯彻落实国家关于数字经济高质量发展的决策部署，本项目围绕数据要素市场化配置改革开展系统研究。项目建设内容包括数据中台、业务应用系统、安全保障体系和运营管理机制四个部分。技术路线采用云原生架构，基于微服务和容器化部署，支持弹性扩展和灰度发布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资金来源为市级财政资金，按照项目实施进度分年度拨付。本方案坚持统筹规划、分步实施、急用先行、安全可控的原则，确保项目有序推进。项目建设内容包括数据中台、业务应用系统、安全保障体系和运营管理机制四个部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系统设计遵循高内聚、低耦合的原则，各子系统之间通过标准接口进行数据交换。项目总投资估算为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通过调研发现，现有信息系统存在数据标准不统一、共享渠道不畅通、应用场景不丰富等突出问题。组织保障方面，成立由分管副市长任组长的项目建设领导小组，统筹协调重大事项。风险分析表明，项目主要面临技术选型、数据质量、进度控制和运维保障四类风险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本方案坚持统筹规划、分步实施、急用先行、安全可控的原则，确保项目有序推进。效益分析显示，项目具有显著的社会效益和一定的经济效益，建设必要性充分。运维保障采用“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技术路线采用云原生架构，基于微服务和容器化部署，支持弹性扩展和灰度发布。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效益分析显示，项目具有显著的社会效益和一定的经济效益，建设必要性充分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资金来源为市级财政资金，按照项目实施进度分年度拨付。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504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项目总投资估算为</w:t>
            </w:r>
            <w:r>
              <w:rPr>
                <w:kern w:val="0"/>
                <w:szCs w:val="20"/>
              </w:rPr>
              <w:t>3850</w:t>
            </w:r>
            <w:r>
              <w:rPr>
                <w:kern w:val="0"/>
                <w:szCs w:val="20"/>
              </w:rPr>
              <w:t>万元，其中硬件设备购置费</w:t>
            </w:r>
            <w:r>
              <w:rPr>
                <w:kern w:val="0"/>
                <w:szCs w:val="20"/>
              </w:rPr>
              <w:t>1260</w:t>
            </w:r>
            <w:r>
              <w:rPr>
                <w:kern w:val="0"/>
                <w:szCs w:val="20"/>
              </w:rPr>
              <w:t>万元，软件开发费</w:t>
            </w:r>
            <w:r>
              <w:rPr>
                <w:kern w:val="0"/>
                <w:szCs w:val="20"/>
              </w:rPr>
              <w:t>1720</w:t>
            </w:r>
            <w:r>
              <w:rPr>
                <w:kern w:val="0"/>
                <w:szCs w:val="20"/>
              </w:rPr>
              <w:t>万元，其他费用</w:t>
            </w:r>
            <w:r>
              <w:rPr>
                <w:kern w:val="0"/>
                <w:szCs w:val="20"/>
              </w:rPr>
              <w:t>870</w:t>
            </w:r>
            <w:r>
              <w:rPr>
                <w:kern w:val="0"/>
                <w:szCs w:val="20"/>
              </w:rPr>
              <w:t>万元。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191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为深入贯彻落实国家关于数字经济高质量发展的决策部署，本项目围绕数据要素市场化配置改革开展系统研究。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439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22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22.1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为深入贯彻落实国家关于数字经济高质量发展的决策部署，本项目围绕数据要素市场化配置改革开展系统研究。组织保障方面，成立由分管副市长任组长的项目建设领导小组，统筹协调重大事项。为深入贯彻落实国家关于数字经济高质量发展的决策部署，本项目围绕数据要素市场化配置改革开展系统研究。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通过调研发现，现有信息系统存在数据标准不统一、共享渠道不畅通、应用场景不丰富等突出问题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针对上述风险，本方案提出了相应的防范措施和应急预案，确保风险总体可控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项。资金来源为市级财政资金，按照项目实施进度分年度拨付。效益分析显示，项目具有显著的社会效益和一定的经济效益，建设必要性充分。资金来源为市级财政资金，按照项目实施进度分年度拨付。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资金来源为市级财政资金，按照项目实施进度分年度拨付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技术路线采用云原生架构，基于微服务和容器化部署，支持弹性扩展和灰度发布。技术路线采用云原生架构，基于微服务和容器化部署，支持弹性扩展和灰度发布。效益分析显示，项目具有显著的社会效益和一定的经济效益，建设必要性充分。本方案坚持统筹规划、分步实施、急用先行、安全可控的原则，确保项目有序推进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技术路线采用云原生架构，基于微服务和容器化部署，支持弹性扩展和灰度发布。根据《关于构建数据基础制度更好发挥数据要素作用的意见》，应建立数据产权、流通交易、收益分</w:t>
      </w:r>
      <w:del w:id="30" w:author="李教授" w:date="2026-09-01T00:00:00Z">
        <w:r>
          <w:rPr/>
          <w:delText>原有表述</w:delText>
        </w:r>
      </w:del>
      <w:ins w:id="31" w:author="李教授" w:date="2026-09-01T00:00:00Z">
        <w:r>
          <w:rPr/>
          <w:t>修订后的表述</w:t>
        </w:r>
      </w:ins>
      <w:r>
        <w:rPr/>
        <w:t>配和安全治理制度。针对上述风险，本方案提出了相应的防范措施和应急预案，确保风险总体可控。运维保障采用“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通过调研发现，现有信息系统存在数据标准不统一、共享渠道不畅通、应用场景不丰富等突出问题。风险分析表明，项目主要面临技术选型、数据质量、进度控制和运维保障四类风险。绩效目标包括产出指标、效益指标和满意度指标三类，共设置二级指标</w:t>
      </w:r>
      <w:r>
        <w:rPr/>
        <w:t>12</w:t>
      </w:r>
      <w:r>
        <w:rPr/>
        <w:t>项。绩效目标包括产出指标、效益指标和满意度指标三类，共设置二级指标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下一步，将按照“边建设、边应用、边完善”的思路，持续推动系统迭代升级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为深入贯彻落实国家关于数字经济高质量发展的决策部署，本项目围绕数据要素市场化配置改革开展系统研究。数据安全方面，严格落实网络安全等级保护</w:t>
      </w:r>
      <w:r>
        <w:rPr/>
        <w:t>2.0</w:t>
      </w:r>
      <w:r>
        <w:rPr/>
        <w:t>要求，对敏感数据实施分类分级管理。针对上述风险，本方案提出了相应的防范措施和应急预案，确保风险总体可控。项目建设内容包括数据中台、业务应用系统、安全保障体系和运营管理机制四个部分。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针对上述风险，本方案提出了相应的防范措施和应急预案，确保风险总体可控。技术路线采用云原生架构，基于微服务和容器化部署，支持弹性扩展和灰度发布。下一步，将按照“边建设、边应用、边完善”的思路，持续推动系统迭代升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22.2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的防范措施和应急预案，确保风险总体可控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根据《关于构建数据基础制度更好发挥数据要素作用的意见》，应建立数据产权、流通交易、收益分配和安全治理制度。与周边城市相比，我市在数据开放数量和应用场景丰富度方面仍有一定差距。参照国家标准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风险分析表明，项目主要面临技术选型、数据质量、进度控制和运维保障四类风险。项目建设内容包括数据中台、业务应用系统、安全保障体系和运营管理机制四个部分。运维保障采用“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分钟。系统设计遵循高内聚、低耦合的原则，各子系统之间通过标准接口进行数据交换。参照国家标准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系统设计遵循高内聚、低耦合的原则，各子系统之间通过标准接口进行数据交换。风险分析表明，项目主要面临技术选型、数据质量、进度控制和运维保障四类风险。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与周边城市相比，我市在数据开放数量和应用场景丰富度方面仍有一定差距。资金来源为市级财政资金，按照项目实施进度分年度拨付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根据《关于构建数据基础制度更好发挥数据要素作用的意见》，应建立数据产权、流通交易、收益分配和安全治理制度。针对上述风险，本方案提出了相应的防范措施和应急预案，确保风险总体可控。组织保障方面，成立由分管副市长任组长的项目建设领导小组，统筹协调重大事项。资金来源为市级财政资金，按照项目实施进度分年度拨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通过调研发现，现有信息系统存在数据标准不统一、共享渠道不畅通、应用场景不丰富等突出问题。资金来源为市级财政资金，按照项目实施进度分年度拨付。参照国家标准</w:t>
      </w:r>
      <w:r>
        <w:rPr/>
        <w:t>GB/T 36073-2018</w:t>
      </w:r>
      <w:r>
        <w:rPr/>
        <w:t>《数据管理能力成熟度评估模型》，开展数据管理能力评估。数据安全方面，严格落实网络安全等级保护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个百分点。技术路线采用云原生架构，基于微服务和容器化部署，支持弹性扩展和灰度发布。运维保障采用“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分钟。系统设计遵循高内聚、低耦合的原则，各子系统之间通过标准接口进行数据交换。通过调研发现，现有信息系统存在数据标准不统一、共享渠道不畅通、应用场景不丰富等突出问题。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针对上述风险，本方案提出了相应的防范措施和应急预案，确保风险总体可控。资金来源为市级财政资金，按照项目实施进度分年度拨付。组织保障方面，成立由分管副市长任组长的项目建设领导小组，统筹协调重大事项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本方案坚持统筹规划、分步实施、急用先行、安全可控的原则，确保项目有序推进。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要求，对敏感数据实施分类分级管理。项目建设内容包括数据中台、业务应用系统、安全保障体系和运营管理机制四个部分。绩效目标包括产出指标、效益指标和满意度指标三类，共设置二级指标</w:t>
      </w:r>
      <w:r>
        <w:rPr/>
        <w:t>12</w:t>
      </w:r>
      <w:r>
        <w:rPr/>
        <w:t>项。根据《关于构建数据基础制度更好发挥数据要素作用的意见》，应建立数据产权、流通交易、收益分配和安全治理制度。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效益分析显示，项目具有显著的社会效益和一定的经济效益，建设必要性充分。针对上述风险，本方案提出了相应的防范措施和应急预案，确保风险总体可控。项目建设内容包括数据中台、业务应用系统、安全保障体系和运营管理机制四个部分。根据《关于构建数据基础制度更好发挥数据要素作用的意见》，应建立数据产权、流通交易、收益分配和安全治理制度。系统设计遵循高内聚、低耦合的原则，各子系统之间通过标准接口进行数据交换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参照国家标准</w:t>
            </w:r>
            <w:r>
              <w:rPr>
                <w:kern w:val="0"/>
                <w:szCs w:val="20"/>
              </w:rPr>
              <w:t>GB/T 36073-2018</w:t>
            </w:r>
            <w:r>
              <w:rPr>
                <w:kern w:val="0"/>
                <w:szCs w:val="20"/>
              </w:rPr>
              <w:t>《数据管理能力成熟度评估模型》，开展数据管理能力评估。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255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935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260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需求分析阶段共走访了市直部门</w:t>
            </w:r>
            <w:r>
              <w:rPr>
                <w:kern w:val="0"/>
                <w:szCs w:val="20"/>
              </w:rPr>
              <w:t>23</w:t>
            </w:r>
            <w:r>
              <w:rPr>
                <w:kern w:val="0"/>
                <w:szCs w:val="20"/>
              </w:rPr>
              <w:t>个、区县政府</w:t>
            </w:r>
            <w:r>
              <w:rPr>
                <w:kern w:val="0"/>
                <w:szCs w:val="20"/>
              </w:rPr>
              <w:t>9</w:t>
            </w:r>
            <w:r>
              <w:rPr>
                <w:kern w:val="0"/>
                <w:szCs w:val="20"/>
              </w:rPr>
              <w:t>个，收集各类业务需求</w:t>
            </w:r>
            <w:r>
              <w:rPr>
                <w:kern w:val="0"/>
                <w:szCs w:val="20"/>
              </w:rPr>
              <w:t>186</w:t>
            </w:r>
            <w:r>
              <w:rPr>
                <w:kern w:val="0"/>
                <w:szCs w:val="20"/>
              </w:rPr>
              <w:t>项。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22.3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针对上述风险，本方案提出了相应的防范措施和应急预案，确保风险总体可控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万元。本方案坚持统筹规划、分步实施、急用先行、安全可控的原则，确保项目有序推进。针对上述风险，本方案提出了相应的防范措施和应急预案，确保风险总体可控。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以上。风险分析表明，项目主要面临技术选型、数据质量、进度控制和运维保障四类风险。运维保障采用“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分钟。为深入贯彻落实国家关于数字经济高质量发展的决策部署，本项目围绕数据要素市场化配置改革开展系统研究。绩效目标包括产出指标、效益指标和满意度指标三类，共设置二级指标</w:t>
      </w:r>
      <w:r>
        <w:rPr/>
        <w:t>12</w:t>
      </w:r>
      <w:r>
        <w:rPr/>
        <w:t>项。参照国家标准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风险分析表明，项目主要面临技术选型、数据质量、进度控制和运维保障四类风险。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针对上述风险，本方案提出了相应的防范措施和应急预案，确保风险总体可控。项目建设内容包括数据中台、业务应用系统、安全保障体系和运营管理机制四个部分。系统设计遵循高内聚、低耦合的原则，各子系统之间通过标准接口进行数据交换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与周边城市相比，我市在数据开放数量和应用场景丰富度方面仍有一定差距。效益分析显示，项目具有显著的社会效益和一定的经济效益，建设必要性充分。运维保障采用“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下一步，将按照“边建设、边应用、边完善”的思路，持续推动系统迭代升级。本方案坚持统筹规划、分步实施、急用先行、安全可控的原则，确保项目有序推进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根据《关于构建数据基础制度更好发挥数据要素作用的意见》，应建立数据产权、流通交易、收益分配和安全治理制度。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22.4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分钟。组织保障方面，成立由分管副市长任组长的项目建设领导小组，统筹协调重大事项。风险分析表明，项目主要面临技术选型、数据质量、进度控制和运维保障四类风险。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针对上述风险，本方案提出了相应的防范措施和应急预案，确保风险总体可控。项目建设内容包括数据中台、业务应用系统、安全保障体系和运营管理机制四个部分。预计项目建成后，每年可节约行政成本约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要求，对敏感数据实施分类分级管理。数据安全方面，严格落实网络安全等级保护</w:t>
      </w:r>
      <w:r>
        <w:rPr/>
        <w:t>2.0</w:t>
      </w:r>
      <w:r>
        <w:rPr/>
        <w:t>要求，对敏感数据实施分类分级管理。根据《关于构建数据基础制度更好发挥数据要素作用的意见》，应建立数据产权、流通交易、收益分配和安全治理制度。组织保障方面，成立由分管副市长任组长的项目建设领导小组，统筹协调重大事项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本方案坚持统筹规划、分步实施、急用先行、安全可控的原则，确保项目有序推进。与周边城市相比，我市在数据开放数量和应用场景丰富度方面仍有一定差距。效益分析显示，项目具有显著的社会效益和一定的经济效益，建设必要性充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项目建设内容包括数据中台、业务应用系统、安全保障体系和运营管理机制四个部分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针对上述风险，本方案提出了相应的防范措施和应急预案，确保风险总体可控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项。根据《关于构建数据基础制度更好发挥数据要素作用的意见》，应建立数据产权、流通交易、收益分配和安全治理制度。下一步，将按照“边建设、边应用、边完善”的思路，持续推动系统迭代升级。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《数据管理能力成熟度评估模型》，开展数据管理能力评估。下一步，将按照“边建设、边应用、边完善”的思路，持续推动系统迭代升级。针对上述风险，本方</w:t>
      </w:r>
      <w:del w:id="32" w:author="李教授" w:date="2026-09-01T00:00:00Z">
        <w:r>
          <w:rPr/>
          <w:delText>原有表述</w:delText>
        </w:r>
      </w:del>
      <w:ins w:id="33" w:author="李教授" w:date="2026-09-01T00:00:00Z">
        <w:r>
          <w:rPr/>
          <w:t>修订后的表述</w:t>
        </w:r>
      </w:ins>
      <w:r>
        <w:rPr/>
        <w:t>案提出了相应的防范措施和应急预案，确保风险总体可控。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个百分点。与周边城市相比，我市在数据开放数量和应用场景丰富度方面仍有一定差距。风险分析表明，项目主要面临技术选型、数据质量、进度控制和运维保障四类风险。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资金来源为市级财政资金，按照项目实施进度分年度拨付。参照国家标准</w:t>
      </w:r>
      <w:r>
        <w:rPr/>
        <w:t>GB/T 36073-2018</w:t>
      </w:r>
      <w:r>
        <w:rPr/>
        <w:t>《数据管理能力成熟度评估模型》，开展数据管理能力评估。针对上述风险，本方案提出了相应的防范措施和应急预案，确保风险总体可控。预计项目建成后，每年可节约行政成本约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资金来源为市级财政资金，按照项目实施进度分年度拨付。资金来源为市级财政资金，按照项目实施进度分年度拨付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以上。组织保障方面，成立由分管副市长任组长的项目建设领导小组，统筹协调重大事项。本方案坚持统筹规划、分步实施、急用先行、安全可控的原则，确保项目有序推进。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</w:t>
      </w:r>
      <w:r>
        <w:rPr/>
        <w:t>2023</w:t>
      </w:r>
      <w:r>
        <w:rPr/>
        <w:t>年全市规模以上工业增加值同比增长</w:t>
      </w:r>
      <w:r>
        <w:rPr/>
        <w:t>6.</w:t>
      </w:r>
      <w:del w:id="34" w:author="李教授" w:date="2026-09-01T00:00:00Z">
        <w:r>
          <w:rPr/>
          <w:delText>原有表述</w:delText>
        </w:r>
      </w:del>
      <w:ins w:id="35" w:author="李教授" w:date="2026-09-01T00:00:00Z">
        <w:r>
          <w:rPr/>
          <w:t>修订后的表述</w:t>
        </w:r>
      </w:ins>
      <w:r>
        <w:rPr/>
        <w:t>8%</w:t>
      </w:r>
      <w:r>
        <w:rPr/>
        <w:t>，高于全国平均水平</w:t>
      </w:r>
      <w:r>
        <w:rPr/>
        <w:t>1.2</w:t>
      </w:r>
      <w:r>
        <w:rPr/>
        <w:t>个百分点。与周边城市相比，我市在数据开放数量和应用场景丰富度方面仍有一定差距。系统设计遵循高内聚、低耦合的原则，各子系统之间通过标准接口进行数据交换。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724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875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根据《关于构建数据基础制度更好发挥数据要素作用的意见》，应建立数据产权、流通交易、收益分配和安全治理制度。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997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23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23.1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以上。组织保障方面，成立由分管副市长任组长的项目建设领导小组，统筹协调重大事项。需求分析阶段共走访了市直部门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个百分点。本方案坚持统筹规划、分步实施、急用先行、安全可控的原则，确保项目有序推进。参照国家标准</w:t>
      </w:r>
      <w:r>
        <w:rPr/>
        <w:t>GB/T 36073-2018</w:t>
      </w:r>
      <w:r>
        <w:rPr/>
        <w:t>《数据管理能力成熟度评估模型》，开展数据管理能力评估。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以上。组织保障方面，成立由分管副市长任组长的项目建设领导小组，统筹协调重大事项。项目总投资估算为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万元。下一步，将按照“边建设、边应用、边完善”的思路，持续推动系统迭代升级。资金来源为市级财政资金，按照项目实施进度分年度拨付。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风险分析表明，项目主要面临技术选型、数据质量、进度控制和运维保障四类风险。组织保障方面，成立由分管副市长任组长的项目建设领导小组，统筹协调重大事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个百分点。组织保障方面，成立由分管副市长任组长的项目建设领导小组，统筹协调重大事项。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为深入贯彻落实国家关于数字经济高质量发展的决策部署，本项目围绕数据要素市场化配置改革开展系统研究。项目建设内容包括数据中台、业务应用系统、安全保障体系和运营管理机制四个部分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项目建设内容包括数据中台、业务应用系统、安全保障体系和运营管理机制四个部分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分钟。根据《关于构建数据基础制度更好发挥数据要素作用的意见》，应建立数据产权、流通交易、收益分配和安全治理制度。项目总投资估算为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万元。本方案坚持统筹规划、分步实施、急用先行、安全可控的原则，确保项目有序推进。系统设计遵循高内聚、低耦合的原则，各子系统之间通过标准接口进行数据交换。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23.2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分钟。资金来源为市级财政资金，按照项目实施进度分年度拨付。本方案坚持统筹规划、分步实施、急用先行、安全可控的原则，确保项目有序推进。资金来源为市级财政资金，按照项目实施进度分年度拨付。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发展的决策部署，本项目围绕数据要素市场化配置改革开展系统研究。根据《关于构建数据基础制度更好发挥数据要素作用的意见》，应建立数据产权、流通交易、收益分配和安全治理制度。组织保障方面，成立由分管副市长任组长的项目建设领导小组，统筹协调重大事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针对上述风险，本方案提出了相应的防范措施和应急预案，确保风险总体可控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组织保障方面，成立由分管副市长任组长的项目建设领导小组，统筹协调重大事项。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组织保障方面，成立由分管副市长任组长的项目建设领导小组，统筹协调重大事项。绩效目标包括产出指标、效益指标和满意度指标三类，共设置二级指标</w:t>
      </w:r>
      <w:r>
        <w:rPr/>
        <w:t>12</w:t>
      </w:r>
      <w:r>
        <w:rPr/>
        <w:t>项。风险分析表明，项目主要面临技术选型、数据质量、进度控制和运维保障四类风险。下一步，将按照“边建设、边应用、边完善”的思路，持续推动系统迭代升级。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针对上述风险，本方案提出了相应的防范措施和应急预案，确保风险总体可控。下一步，将按照“边建设、边应用、边完善”的思路，持续推动系统迭代升级。下一步，将按照“边建设、边应用、边完善”的思路，持续推动系统迭代升级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技术路线采用云原生架构，基于微服务和容器化部署，支持弹性扩展和灰度发布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系统设计遵循高内聚、低耦合的原则，各子系统之间通过标准接口进行数据交换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针对上述风险，本方案提出了相应的防范措施和应急预案，确保风险总体可控。系统设计遵循高内聚、低耦合的原则，各子系统之间通过标准接口进行数据交换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根据《关于构建数据基础制度更好发挥数据要素作用的意见》，应建立数据产权、流通交易、收益分配和安全治理制度。风险分析表明，项目主要面临技术选型、数据质量、进度控制和运维保障四类风险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</w:t>
      </w:r>
      <w:del w:id="36" w:author="李教授" w:date="2026-09-01T00:00:00Z">
        <w:r>
          <w:rPr/>
          <w:delText>原有表述</w:delText>
        </w:r>
      </w:del>
      <w:ins w:id="37" w:author="李教授" w:date="2026-09-01T00:00:00Z">
        <w:r>
          <w:rPr/>
          <w:t>修订后的表述</w:t>
        </w:r>
      </w:ins>
      <w:r>
        <w:rPr/>
        <w:t>86</w:t>
      </w:r>
      <w:r>
        <w:rPr/>
        <w:t>项。针对上述风险，本方案提出了相应的防范措施和应急预案，确保风险总体可控。技术路线采用云原生架构，基于微服务和容器化部署，支持弹性扩展和灰度发布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万元。与周边城市相比，我市在数据开放数量和应用场景丰富度方面仍有一定差距。数据安全方面，严格落实网络安全等级保护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《数据管理能力成熟度评估模型》，开展数据管理能力评估。参照国家标准</w:t>
      </w:r>
      <w:r>
        <w:rPr/>
        <w:t>GB/T 36073-2018</w:t>
      </w:r>
      <w:r>
        <w:rPr/>
        <w:t>《数据管理能力成熟度评估模型》，开展数据管理能力评估。项目建设内容包括数据中台、业务应用系统、安全保障体系和运营管理机制四个部分。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风险分析表明，项目主要面临技术选型、数据质量、进度控制和运维保障四类风险。数据安全方面，严格落实网络安全等级保护</w:t>
      </w:r>
      <w:r>
        <w:rPr/>
        <w:t>2.0</w:t>
      </w:r>
      <w:r>
        <w:rPr/>
        <w:t>要求，对敏感数据实施分类分级管理。效益分析显示，项目具</w:t>
      </w:r>
      <w:del w:id="38" w:author="李教授" w:date="2026-09-01T00:00:00Z">
        <w:r>
          <w:rPr/>
          <w:delText>原有表述</w:delText>
        </w:r>
      </w:del>
      <w:ins w:id="39" w:author="李教授" w:date="2026-09-01T00:00:00Z">
        <w:r>
          <w:rPr/>
          <w:t>修订后的表述</w:t>
        </w:r>
      </w:ins>
      <w:r>
        <w:rPr/>
        <w:t>有显著的社会效益和一定的经济效益，建设必要性充分。与周边城市相比，我市在数据开放数量和应用场景丰富度方面仍有一定差距。针对上述风险，本方案提出了相应的防范措施和应急预案，确保风险总体可控。绩效目标包括产出指标、效益指标和满意度指标三类，共设置二级指标</w:t>
      </w:r>
      <w:r>
        <w:rPr/>
        <w:t>12</w:t>
      </w:r>
      <w:r>
        <w:rPr/>
        <w:t>项。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190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595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针对上述风险，本方案提出了相应的防范措施和应急预案，确保风险总体可控。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402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资金来源为市级财政资金，按照项目实施进度分年度拨付。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23.3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万元。本方案坚持统筹规划、分步实施、急用先行、安全可控的原则，确保项目有序推进。本方案坚持统筹规划、分步实施、急用先行、安全可控的原则，确保项目有序推进。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根据《关于构建数据基础制度更好发挥数据要素作用的意见》，应建立数据产权、流通交易、收益分配和安全治理制度。绩效目标包括产出指标、效益指标和满意度指标三类，共设置二级指标</w:t>
      </w:r>
      <w:r>
        <w:rPr/>
        <w:t>12</w:t>
      </w:r>
      <w:r>
        <w:rPr/>
        <w:t>项。项目建设内容包括数据中台、业务应用系统、安全保障体系和运营管理机制四个部分。风险分析表明，项目主要面临技术选型、数据质量、进度控制和运维保障四类风险。需求分析阶段共走访了市直部门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针对上述风险，本方案提出了相应的防范措施和应急预案，确保风险总体可控。系统设计遵循高内聚、低耦合的原则，各子系统之间通过标准接口进行数据交换。资金来源为市级财政资金，按照项目实施进度分年度拨付。资金来源为市级财政资金，按照项目实施进度分年度拨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项。组织保障方面，成立由分管副市长任组长的项目建设领导小组，统筹协调重大事项。需求分析阶段共走访了市直部门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36073-2018</w:t>
      </w:r>
      <w:r>
        <w:rPr/>
        <w:t>《数据管理能力成熟度评估模型》，开展数据管理能力评估。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要求，对敏感数据实施分类分级管理。数据安全方面，严格落实网络安全等级保护</w:t>
      </w:r>
      <w:r>
        <w:rPr/>
        <w:t>2.0</w:t>
      </w:r>
      <w:r>
        <w:rPr/>
        <w:t>要求，对敏感数据实施分类分级管理。与周边城市相比，我市在数据开放数量和应用场景丰富度方面仍有一定差距。通过调研发现，现有信息系统存在数据标准不统一、共享渠道不畅通、应用场景不丰富等突出问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针对上述风险，本方案提出了相应的防范措施和应急预案，确保风险总体可控。绩效目标包括产出指标、效益指标和满意度指标三类，共设置二级指标</w:t>
      </w:r>
      <w:r>
        <w:rPr/>
        <w:t>12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风险分析表明，项目主要面临技术选型、数据质量、进度控制和运维保障四类风险。通过调研发现，现有信息系统存在数据标准不统一、共享渠道不畅通、应用场景不丰富等突出问题。下一步，将按照“边建设、边应用、边完善”的思路，持续推动系统迭代升级。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以上。技术路线采用云原生架构，基于微服务和容器化部署，支持弹性扩展和灰度发布。为深入贯彻落实国家关于数字经济高质量发展的决策部署，本项目围绕数据要素市场化配置改革开展系统研究。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下一步，将按照“边建设、边应用、边完善”的思路，持续推动系统迭代升级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要求，对敏感数据实施分类分级管理。为深入贯彻落实国家关于数字经济高质量发展的决策部署，本项目围绕数据要素市场化配置改革开展系统研究。参照国家标准</w:t>
      </w:r>
      <w:r>
        <w:rPr/>
        <w:t>GB/T 36073-2018</w:t>
      </w:r>
      <w:r>
        <w:rPr/>
        <w:t>《数据管理能力成熟度评估模型》，开展数据管理能力评估。项目建设内容包括数据中台、业务应用系统、安全保障体系和运营管理机制四个部分。参照国家标准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通过调研发现，现有信息系统存在数据标准不统一、共享渠道不畅通、应用场景不丰富等突出问题。技术路线采用云原生架构，基于微服务和容器化部署，支持弹性扩展和灰度发布。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要求，对敏感数据实施分类分级管理。效益分析显示，项目具有显著的社会效益和一定的经济效益，建设必要性充分。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23.4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个百分点。资金来源为市级财政资金，按照项目实施进度分年度拨付。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分钟。资金来源为市级财政资金，按照项目实施进度分年度拨付。根据《关于构建数据基础制度更好发挥数据要素作用的意见》，应建立数据产权、流通交易、</w:t>
      </w:r>
      <w:del w:id="40" w:author="李教授" w:date="2026-09-01T00:00:00Z">
        <w:r>
          <w:rPr/>
          <w:delText>原有表述</w:delText>
        </w:r>
      </w:del>
      <w:ins w:id="41" w:author="李教授" w:date="2026-09-01T00:00:00Z">
        <w:r>
          <w:rPr/>
          <w:t>修订后的表述</w:t>
        </w:r>
      </w:ins>
      <w:r>
        <w:rPr/>
        <w:t>收益分配和安全治理制度。为深入贯彻落实国家关于数字经济高质量发展的决策部署，本项目围绕数据要素市场化配置改革开展系统研究。数据安全方面，严格落实网络安全等级保护</w:t>
      </w:r>
      <w:r>
        <w:rPr/>
        <w:t>2.0</w:t>
      </w:r>
      <w:r>
        <w:rPr/>
        <w:t>要求，对敏感数据实施分类分级管理。根据《关于构建数据基础制度更好发挥数据要素作用的意见》，应建立数据产权、流通交易、收益分配和安全治理制度。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下一步，将按照“边建设、边应用、边完善”的思路，持续推动系统迭代升级。组织保障方面，成立由分管副市长任组长的项目建设领导小组，统筹协调重大事项。下一步，将按照“边建设、边应用、边完善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组织保障方面，成立由分管副市长任组长的项目建设领导小组，统筹协调重大事项。资金来源为市级财政资金，按照项目实施进度分年度拨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针对上述风险，本方案提出了相应的防范措施和应急预案，确保风险总体可控。下一步，将按照“边建设、边应用、边完善”的思路，持续推动系统迭代升级。为深入贯彻落实国家关于数字经济高质量发展的决策部署，本项目围绕数据要素市场化配置改革开展系统研究。根据《关于构建数据基础制度更好发挥数据要素作用的意见》，应建立数据产权、流通交易、收益分配和安全治理制度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效益分析显示，项目具有显著的社会效益和一定的经济效益，建设必要性充分。与周边城市相比，我市在数据开放数量和应用场景丰富度方面仍有一定差距。下一步，将按照“边建设、边应用、边完善”的思路，持续推动系统迭代升级。效益分析显示，项目具有显著的社会效益和一定的经济效益，建设必要性充分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系统设计遵循高内聚、低耦合的原则，各子系统之间通过标准接口进行数据交换。组织保障方面，成立由分管副市长任组长的项目建设领导小组，统筹协调重大事项。与周边城市相比，我市在数据开放数量和应用场景丰富度方面仍有一定差距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技术路线采用云原生架构，基于微服务和容器化部署，支持弹性扩展和灰度发布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个百分点。通过调研发现，现有信息系统存在数据标准不统一、共享渠道不畅通、应用场景不丰富等突出问题。下一步，将按照</w:t>
      </w:r>
      <w:del w:id="42" w:author="李教授" w:date="2026-09-01T00:00:00Z">
        <w:r>
          <w:rPr/>
          <w:delText>原有表述</w:delText>
        </w:r>
      </w:del>
      <w:ins w:id="43" w:author="李教授" w:date="2026-09-01T00:00:00Z">
        <w:r>
          <w:rPr/>
          <w:t>修订后的表述</w:t>
        </w:r>
      </w:ins>
      <w:r>
        <w:rPr/>
        <w:t>“边建设、边应用、边完善”的思路，持续推动系统迭代升级。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万元。参照国家标准</w:t>
      </w:r>
      <w:r>
        <w:rPr/>
        <w:t>GB/T 36073-2018</w:t>
      </w:r>
      <w:r>
        <w:rPr/>
        <w:t>《数据管理能力成熟度评估模型》，开展数据管理能力评估。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效益分析显示，项目具有显著的社会效益和一定的经济效益，建设必要性充分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418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效益分析显示，项目具有显著的社会效益和一定的经济效益，建设必要性充分。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154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800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项目建设内容包括数据中台、业务应用系统、安全保障体系和运营管理机制四个部分。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1"/>
        <w:numPr>
          <w:ilvl w:val="0"/>
          <w:numId w:val="1"/>
        </w:numPr>
        <w:bidi w:val="0"/>
        <w:jc w:val="left"/>
        <w:rPr/>
      </w:pPr>
      <w:r>
        <w:rPr/>
        <w:t>第</w:t>
      </w:r>
      <w:r>
        <w:rPr/>
        <w:t>24</w:t>
      </w:r>
      <w:r>
        <w:rPr/>
        <w:t>部分 项目建设方案要点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24.1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技术路线采用云原生架构，基于微服务和容器化部署，支持弹性扩展和灰度发布。绩效目标包括产出指标、效益指标和满意度指标三类，共设置二级指标</w:t>
      </w:r>
      <w:r>
        <w:rPr/>
        <w:t>12</w:t>
      </w:r>
      <w:r>
        <w:rPr/>
        <w:t>项。技术路线采用云原生架构，基于微服务和容器化部署，支持弹性扩展和灰度发布。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本方案坚持统筹规划、分步实施、急用先行、安全可控的原则，确保项目有序推进。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为深入贯彻落实国家关于数字经济高质量发展的决策部署，本项目围绕数据要素市场化配置改革开展系统研究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分钟。为深入贯彻落实国家关于数字经济高质量发展的决策部署，本项目围绕数据要素市场化配置改革开展系统研究。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资金来源为市级财政资金，按照项目实施进度分年度拨付。资金来源为市级财政资金，按照项目实施进度分年度拨付。项目建设内容包括数据中台、业务应用系统、安全保障体系和运营管理机制四个部分。组织保障方面，成立由分管副市长任组长的项目建设领导小组，统筹协调重大事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根据《关于构建数据基础制度更好发挥数据要素作用的意见》，应建立数据产权、流通交易、收益分配和安全治理制度。通过调研发现，现有信息系统存在数据标准不统一、共享渠道不畅通、应用场景不丰富等突出问题。参照国家标准</w:t>
      </w:r>
      <w:r>
        <w:rPr/>
        <w:t>GB/T 36073-2018</w:t>
      </w:r>
      <w:r>
        <w:rPr/>
        <w:t>《数据管理能力成熟度评估模型》，开展数据管理能力评估。资金来源为市级财政资金，按照项目实施进度分年度拨付。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要求，对敏感数据实施分类分级管理。效益分析显示，项目具有显著的社会效益和一定的经济效益，建设必要性充分。组织保障方面，成立由分管副市长任组长的项目建设领导小组，统筹协调重大事项。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分钟。本方案坚持统筹规划、分步实施、急用先行、安全可控的原则，确保项目有序推进。绩效目标包括产出指标、效益指标和满意度指标三类，共设置二级指标</w:t>
      </w:r>
      <w:r>
        <w:rPr/>
        <w:t>12</w:t>
      </w:r>
      <w:r>
        <w:rPr/>
        <w:t>项。为深入贯彻落实国家关于数字经济高质量发展的决策部署，本项目围绕数据要素市场化配置改革开展系统研究。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技术路线采用云原生架构，基于微服务和容器化部署，支持弹性扩展和灰度发布。下一步，将按照“边建设、边应用、边完善”的思路，持续推动系统迭代升级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分钟。效益分析显示，项目具有显著的社会效益和一定的经济效益，建设必要性充分。运维保障采用“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风险分析表明，项目主要面临技术选型、数据质量、进度控制和运维保障四类风险。项目总投资估算为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资金来源为市级财政资金，按照项目实施进度分年度拨付。效益分析显示，项目具有显著的社会效益和一定的经济效益，建设必要性充分。绩效目标包括产出指标、效益指标和满意度指标三类，共设置二级指标</w:t>
      </w:r>
      <w:r>
        <w:rPr/>
        <w:t>12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要求，对敏感数据实施分类分级管理。组织保障方面，成立由分管副市长任组长的项目建设领导小组，统筹协调重大事项。预计项目建成后，每年可节约行政成本约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以上。下一步，将按照“边建设、边应用、边完善”的思路，持续推动系统迭代升级。根据《关于构建数据基础制度更好发挥数据要素作用的意见》，应建立数据产权、流通交易、收益分配和安全治理制度。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针对上述风险，本方案提出了相应的防范措施和应急预案，确保风险总体可控。数据安全方面，严格落实网络安全等级保护</w:t>
      </w:r>
      <w:r>
        <w:rPr/>
        <w:t>2.0</w:t>
      </w:r>
      <w:r>
        <w:rPr/>
        <w:t>要求，对敏感数据实施分类分级管理。项目建设内容包括数据中台、业务应用系统、安全保障体系和运营管理机制四个部分。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24.2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针对上述风险，本方案提出了相应的防范措施和应急预案，确保风险总体可控。根据《关于构建数据基础制度更好发挥数据要素作用的意见》，应建立数据产权、流通交易、收益分配和安全治理制度。资金来源为市级财政资金，按照项目实施进度分年度拨付。根据《关于构建数据基础制度更好发挥数据要素作用的意见》，应建立数据产权、流通交易、收益分配和安全治理制度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组织保障方面，成立由分管副市长任组长的项目建设领导小组，统筹协调重大事项。项目建设内容包括数据中台、业务应用系统、安全保障体系和运营管理机制四个部分。风险分析表明，项目主要面临技术选型、数据质量、进度控制和运维保障四类风险。与周边城市相比，我市在数据开放数量和应用场景丰富度方面仍有一定差距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下一步，将按照“边建设、边应用、边完善”的思路，持续推动系统迭代升级。数据安全方面，严格落实网络安全等级保护</w:t>
      </w:r>
      <w:r>
        <w:rPr/>
        <w:t>2.0</w:t>
      </w:r>
      <w:r>
        <w:rPr/>
        <w:t>要求，对敏感数据实施分类分级管理。运维保障采用“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个百分点。技术路线采用云原生架构，基于微服务和容器化部署，支持弹性扩展和灰度发布。项目总投资估算为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资金来源为市级财政资金，按照项目实施进度分年度拨付。与周边城市相比，我市在数据开放数量和应用场景丰富度方面仍有一定差距。绩效目标包括产出指标、效益指标和满意度指标三类，共设置二级指标</w:t>
      </w:r>
      <w:r>
        <w:rPr/>
        <w:t>12</w:t>
      </w:r>
      <w:r>
        <w:rPr/>
        <w:t>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资金来源为市级财政资金，按照项目实施进度分年度拨付。通过调研发现，现有信息系统存在数据标准不统一、共享渠道不畅通、应用场景不丰富等突出问题。参照国家标准</w:t>
      </w:r>
      <w:r>
        <w:rPr/>
        <w:t>GB/T 36073-2018</w:t>
      </w:r>
      <w:r>
        <w:rPr/>
        <w:t>《数据管理能力成熟度评估模型》，开展数据管理能力评估。运维保障采用“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以上。系统设计遵循高内聚、低耦合的原则，各子系统之间通过标准接口进行数据交换。需求分析阶段共走访了市直部门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效益分析显示，项目具有显著的社会效益和一定的经济效益，建设必要性充分。本方案坚持统筹规划、分步实施、急用先行、安全可控的原则，确保项目有序推进。项目建设内容包括数据中台、业务应用系统、安全保障体系和运营管理机制四个部分。项目建设内容包括数据中台、业务应用系统、安全保障体系和运营管理机制四个部分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为深入贯彻落实国家关于数字经济高质量发展的决策部署，本项目围绕数据要素市场化配置改革开展系统研究。组织保障方面，成立由分管副市长任组长的项目建设领导小组，统筹协调重大事项。项目建设内容包括数据中台、业务应用系统、安全保障体系和运营管理机制四个部分。项目建设内容包括数据中台、业务应用系统、安全保障体系和运营管理机制四个部分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组织保障方面，成立由分管副市长任组长的项目建设领导小组，统筹协调重大事项。项目总投资估算为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根据《关于构建数据基础制度更好发挥数据要素作用的意见》，应建立数据产权、流通交易、收益分配和安全治理制度。效益分析显示，项目具有显著的社会效益和一定的经济效益，建设必要性充分。效益分析显示，项目具有显著的社会效益和一定的经济效益，建设必要性充分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以上。参照国家标准</w:t>
      </w:r>
      <w:r>
        <w:rPr/>
        <w:t>GB/T 36073-2018</w:t>
      </w:r>
      <w:r>
        <w:rPr/>
        <w:t>《数据管理能力成熟度评估模型》，开展数据管理能力评估。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分钟。根据《关于构建数据基础制度更好发挥数据要素作用的意见》，应建立数据产权、流通交易、收益分配和安全治理制度。效益分析显示，项目具有显著的社会效益和一定的经济效益，建设必要性充分。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个百分点。根据《关于构建数据基础制度更好发挥数据要素作用的意见》，应建立数据产权、流通交易、收益分配和安全治理制度。下一步，将按照“边建设、边应用、边完善”的思路，持续推动系统迭代升级。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为深入贯彻落实国家关于数字经济高质量发展的决策部署，本项目围绕数据要素市场化配置改革开展系统研究。为深入贯彻落实国家关于数字经济高质量发展的决策部署，本项目围绕数据要素市场化配置改革开展系统研究。组织保障方面，成立由分管副市长任组长的项目建设领导小组，统筹协调重大事项。数据安全方面，严格落实网络安全等级保护</w:t>
      </w:r>
      <w:r>
        <w:rPr/>
        <w:t>2.0</w:t>
      </w:r>
      <w:r>
        <w:rPr/>
        <w:t>要求，对敏感数据实施分类分级管理。本方案坚持统筹规划、分步实施、急用先行、安全可控的原则，确保项目有序推进。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通过调研发现，现有信息系统存在数据标准不统一、共享渠道不畅通、应用场景不丰富等突出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tbl>
      <w:tblPr>
        <w:tblStyle w:val="TableGrid"/>
        <w:tblW w:w="86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系统设计遵循高内聚、低耦合的原则，各子系统之间通过标准接口进行数据交换。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922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通过调研发现，现有信息系统存在数据标准不统一、共享渠道不畅通、应用场景不丰富等突出问题。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230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技术路线采用云原生架构，基于微服务和容器化部署，支持弹性扩展和灰度发布。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962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风险分析表明，项目主要面临技术选型、数据质量、进度控制和运维保障四类风险。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24.3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万元。效益分析显示，项目具有显著的社会效益和一定的经济效益，建设必要性充分。通过调研发现，现有信息系统存在数据标准不统一、共享渠道不畅通、应用场景不丰富等突出问题。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分钟。通过调研发现，现有信息系统存在数据标准不统一、共享渠道不畅通、应用场景不丰富等突出问题。需求分析阶段共走访了市直部门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项。风险分析表明，项目主要面临技术选型、数据质量、进度控制和运维保障四类风险。根据《关于构建数据基础制度更好发挥数据要素作用的意见》，应建立数据产权、流通交易、收益分配和安全治理制度。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万元。针对上述风险，本方案提出了相应的防范措施和应急预案，确保风险总体可控。资金来源为市级财政资金，按照项目实施进度分年度拨付。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组织保障方面，成立由分管副市长任组长的项目建设领导小组，统筹协调重大事项。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要求，对敏感数据实施分类分级管理。针对上述风险，本方案提出了相应的防范措施和应急预案，确保风险总体可控。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风险分析表明，项目主要面临技术选型、数据质量、进度控制和运维保障四类风险。系统设计遵循高内聚、低耦合的原则，各子系统之间通过标准接口进行数据交换。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项目建设内容包括数据中台、业务应用系统、安全保障体系和运营管理机制四个部分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与周边城市相比，我市在数据开放数量和应用场景丰富度方面仍有一定差距。组织保障方面，成立由分管副市长任组长的项目建设领导小组，统筹协调重大事项。系统设计遵循高内聚、低耦合的原则，各子系统之间通过标准接口进行数据交换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以上。下一步，将按照“边建设、边应用、边完善”的思路，持续推动系统迭代升级。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参照国家标准</w:t>
      </w:r>
      <w:r>
        <w:rPr/>
        <w:t>GB/T 36073-2018</w:t>
      </w:r>
      <w:r>
        <w:rPr/>
        <w:t>《数据管理能力成熟度评估模型》，开展数据管理能力评估。与周边城市相比，我市在数据开放数量和应用场景丰富度方面仍有一定差距。资金来源为市级财政资金，按照项目实施进度分年度拨付。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组织保障方面，成立由分管副市长任组长的项目建设领导小组，统筹协调重大事项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个百分点。系统设计遵循高内聚、低耦合的原则，各子系统之间通过标准接口进行数据交换。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个百分点。数据安全方面，严格落实网络安全等级保护</w:t>
      </w:r>
      <w:r>
        <w:rPr/>
        <w:t>2.0</w:t>
      </w:r>
      <w:r>
        <w:rPr/>
        <w:t>要求，对敏感数据实施分类分级管理。参照国家标准</w:t>
      </w:r>
      <w:r>
        <w:rPr/>
        <w:t>GB/T 36073-2018</w:t>
      </w:r>
      <w:r>
        <w:rPr/>
        <w:t>《数据管理能力成熟度评估模型》，开展数据管理能力评估。数据安全方面，严格落实网络安全等级保护</w:t>
      </w:r>
      <w:r>
        <w:rPr/>
        <w:t>2.0</w:t>
      </w:r>
      <w:r>
        <w:rPr/>
        <w:t>要求，对敏感数据实施分类分级管理。资金来源为市级财政资金，按照项目实施进度分年度拨付。风险分析表明，项目主要面临技术选型、数据质量、进度控制和运维保障四类风险。</w:t>
      </w:r>
    </w:p>
    <w:p>
      <w:pPr>
        <w:pStyle w:val="Heading2"/>
        <w:numPr>
          <w:ilvl w:val="1"/>
          <w:numId w:val="1"/>
        </w:numPr>
        <w:bidi w:val="0"/>
        <w:jc w:val="left"/>
        <w:rPr/>
      </w:pPr>
      <w:r>
        <w:rPr/>
        <w:t>建设内容与实施路径（</w:t>
      </w:r>
      <w:r>
        <w:rPr/>
        <w:t>24.4</w:t>
      </w:r>
      <w:r>
        <w:rPr/>
        <w:t>）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1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针对上述风险，本方案提出了相应的防范措施和应急预案，确保风险总体可控。针对上述风险，本方案提出了相应的防范措施和应急预案，确保风险总体可控。风险分析表明，项目主要面临技术选型、数据质量、进度控制和运维保障四类风险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分钟。为深入贯彻落实国家关于数字经济高质量发展的决策部署，本项目围绕数据要素市场化配置改革开展系统研究。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本方案坚持统筹规划、分步实施、急用先行、安全可控的原则，确保项目有序推进。项目建设内容包括数据中台、业务应用系统、安全保障体系和运营管理机制四个部分。通过调研发现，现有信息系统存在数据标准不统一、共享渠道不畅通、应用场景不丰富等突出问题。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绩效目标包括产出指标、效益指标和满意度指标三类，共设置二级指标</w:t>
      </w:r>
      <w:r>
        <w:rPr/>
        <w:t>12</w:t>
      </w:r>
      <w:r>
        <w:rPr/>
        <w:t>项。为深入贯彻落实国家关于数字经济高质量发展的决策部署，本项目围绕数据要素市场化配置改革开展系统研究。下一步，将按照“边建设、边应用、边完善”的思路，持续推动系统迭代升级。资金来源为市级财政资金，按照项目实施进度分年度拨付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2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为深入贯彻落实国家关于数字经济高质量发展的决策部署，本项目围绕数据要素市场化配置改革开展系统研究。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个百分点。根据《关于构建数据基础制度更好发挥数据要素作用的意见》，应建立数据产权、流通交易、收益分配和安全治理制度。预计项目建成后，每年可节约行政成本约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>
          <w:b/>
        </w:rPr>
        <w:t>重点说明：</w:t>
      </w:r>
      <w:r>
        <w:rPr/>
        <w:t>下一步，将按照“边建设、边应用、边完善”的思路，持续推动系统迭代升级。系统设计遵循高内聚、低耦合的原则，各子系统之间通过标准接口进行数据交换。数据安全方面，严格落实网络安全等级保护</w:t>
      </w:r>
      <w:r>
        <w:rPr/>
        <w:t>2.0</w:t>
      </w:r>
      <w:r>
        <w:rPr/>
        <w:t>要求，对敏感数据实施分类分级管理。运维保障采用“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分钟。通过调研发现，现有信息系统存在数据标准不统一、共享渠道不畅通、应用场景不丰富等突出问题。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下一步，将按照“边建设、边应用、边完善”的思路，持续推动系统迭代升级。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个百分点。下一步，将按照“边建设、边应用、边完善”的思路，持续推动系统迭代升级。项目建设内容包括数据中台、业务应用系统、安全保障体系和运营管理机制四个部分。需求分析阶段共走访了市直部门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项。根据《关于构建数据基础制度更好发挥数据要素作用的意见》，应建立数据产权、流通交易、收益分配和安全治理制度。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数据安全方面，严格落实网络安全等级保护</w:t>
      </w:r>
      <w:r>
        <w:rPr/>
        <w:t>2.0</w:t>
      </w:r>
      <w:r>
        <w:rPr/>
        <w:t>要求，对敏感数据实施分类分级管理。效益分析显示，项目具有显著的社会效益和一定的经济效益，建设必要性充分。风险分析表明，项目主要面临技术选型、数据质量、进度控制和运维保障四类风险。与周边城市相比，我市在数据开放数量和应用场景丰富度方面仍有一定差距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技术路线采用云原生架构，基于微服务和容器化部署，支持弹性扩展和灰度发布。风险分析表明，项目主要面临技术选型、数据质量、进度控制和运维保障四类风险。技术路线采用云原生架构，基于微服务和容器化部署，支持弹性扩展和灰度发布。根据《关于构建数据基础制度更好发挥数据要素作用的意见》，应建立数据产权、流通交易、收益分配和安全治理制度。与周边城市相比，我市在数据开放数量和应用场景丰富度方面仍有一定差距。项目建设内容包括数据中台、业务应用系统、安全保障体系和运营管理机制四个部分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个百分点。资金来源为市级财政资金，按照项目实施进度分年度拨付。运维保障采用“</w:t>
      </w:r>
      <w:r>
        <w:rPr/>
        <w:t>7×24</w:t>
      </w:r>
      <w:r>
        <w:rPr/>
        <w:t>小时”值守机制，重大故障响应时间不超过</w:t>
      </w:r>
      <w:r>
        <w:rPr/>
        <w:t>30</w:t>
      </w:r>
      <w:r>
        <w:rPr/>
        <w:t>分钟。</w:t>
      </w:r>
    </w:p>
    <w:p>
      <w:pPr>
        <w:pStyle w:val="Heading3"/>
        <w:numPr>
          <w:ilvl w:val="2"/>
          <w:numId w:val="1"/>
        </w:numPr>
        <w:bidi w:val="0"/>
        <w:jc w:val="left"/>
        <w:rPr/>
      </w:pPr>
      <w:r>
        <w:rPr/>
        <w:t>重点任务</w:t>
      </w:r>
      <w:r>
        <w:rPr/>
        <w:t>3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效益分析显示，项目具有显著的社会效益和一定的经济效益，建设必要性充分。</w:t>
      </w:r>
      <w:r>
        <w:rPr/>
        <w:t>2023</w:t>
      </w:r>
      <w:r>
        <w:rPr/>
        <w:t>年全市规模以上工业增加值同比增长</w:t>
      </w:r>
      <w:r>
        <w:rPr/>
        <w:t>6.8%</w:t>
      </w:r>
      <w:r>
        <w:rPr/>
        <w:t>，高于全国平均水平</w:t>
      </w:r>
      <w:r>
        <w:rPr/>
        <w:t>1.2</w:t>
      </w:r>
      <w:r>
        <w:rPr/>
        <w:t>个百分点。项目建设内容包括数据中台、业务应用系统、安全保障体系和运营管理机制四个部分。参照国家标准</w:t>
      </w:r>
      <w:r>
        <w:rPr/>
        <w:t>GB/T 36073-2018</w:t>
      </w:r>
      <w:r>
        <w:rPr/>
        <w:t>《数据管理能力成熟度评估模型》，开展数据管理能力评估。本方案坚持统筹规划、分步实施、急用先行、安全可控的原则，确保项目有序推进。需求分析阶段共走访了市直部门</w:t>
      </w:r>
      <w:r>
        <w:rPr/>
        <w:t>23</w:t>
      </w:r>
      <w:r>
        <w:rPr/>
        <w:t>个、区县政府</w:t>
      </w:r>
      <w:r>
        <w:rPr/>
        <w:t>9</w:t>
      </w:r>
      <w:r>
        <w:rPr/>
        <w:t>个，收集各类业务需求</w:t>
      </w:r>
      <w:r>
        <w:rPr/>
        <w:t>186</w:t>
      </w:r>
      <w:r>
        <w:rPr/>
        <w:t>项。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通过调研发现，现有信息系统存在数据标准不统一、共享渠道不畅通、应用场景不丰富等突出问题。数据安全方面，严格落实网络安全等级保护</w:t>
      </w:r>
      <w:r>
        <w:rPr/>
        <w:t>2.0</w:t>
      </w:r>
      <w:r>
        <w:rPr/>
        <w:t>要求，对敏感数据实施分类分级管理。为深入贯彻落实国家关于数字经济高质量发展的决策部署，本项目围绕数据要素市场化配置改革开展系统研究。预计项目建成后，每年可节约行政成本约</w:t>
      </w:r>
      <w:r>
        <w:rPr/>
        <w:t>1200</w:t>
      </w:r>
      <w:r>
        <w:rPr/>
        <w:t>万元，群众办事平均时长缩短</w:t>
      </w:r>
      <w:r>
        <w:rPr/>
        <w:t>40%</w:t>
      </w:r>
      <w:r>
        <w:rPr/>
        <w:t>以上。</w:t>
      </w:r>
    </w:p>
    <w:p>
      <w:pPr>
        <w:pStyle w:val="Normal"/>
        <w:bidi w:val="0"/>
        <w:spacing w:lineRule="auto" w:line="360"/>
        <w:ind w:firstLine="420"/>
        <w:jc w:val="left"/>
        <w:rPr/>
      </w:pPr>
      <w:r>
        <w:rPr/>
        <w:t>针对上述风险，本方案提出了相应的防范措施和应急预案，确保风险总体可控。本方案坚持统筹规划、分步实施、急用先行、安全可控的原则，确保项目有序推进。项目总投资估算为</w:t>
      </w:r>
      <w:r>
        <w:rPr/>
        <w:t>3850</w:t>
      </w:r>
      <w:r>
        <w:rPr/>
        <w:t>万元，其中硬件设备购置费</w:t>
      </w:r>
      <w:r>
        <w:rPr/>
        <w:t>1260</w:t>
      </w:r>
      <w:r>
        <w:rPr/>
        <w:t>万元，软件开发费</w:t>
      </w:r>
      <w:r>
        <w:rPr/>
        <w:t>1720</w:t>
      </w:r>
      <w:r>
        <w:rPr/>
        <w:t>万元，其他费用</w:t>
      </w:r>
      <w:r>
        <w:rPr/>
        <w:t>870</w:t>
      </w:r>
      <w:r>
        <w:rPr/>
        <w:t>万元。为深入贯彻落实国家关于数字经济高质量发展的决策部署，本项目围绕数据要素市场化配置改革开展系统研究。</w:t>
      </w:r>
    </w:p>
    <w:tbl>
      <w:tblPr>
        <w:tblStyle w:val="TableGrid"/>
        <w:tblW w:w="86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0"/>
        <w:gridCol w:w="1800"/>
        <w:gridCol w:w="1799"/>
      </w:tblGrid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序号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建设内容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投资（万元）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b/>
                <w:kern w:val="0"/>
                <w:szCs w:val="20"/>
              </w:rPr>
              <w:t>完成时限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1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2023</w:t>
            </w:r>
            <w:r>
              <w:rPr>
                <w:kern w:val="0"/>
                <w:szCs w:val="20"/>
              </w:rPr>
              <w:t>年全市规模以上工业增加值同比增长</w:t>
            </w:r>
            <w:r>
              <w:rPr>
                <w:kern w:val="0"/>
                <w:szCs w:val="20"/>
              </w:rPr>
              <w:t>6.8%</w:t>
            </w:r>
            <w:r>
              <w:rPr>
                <w:kern w:val="0"/>
                <w:szCs w:val="20"/>
              </w:rPr>
              <w:t>，高于全国平均水平</w:t>
            </w:r>
            <w:r>
              <w:rPr>
                <w:kern w:val="0"/>
                <w:szCs w:val="20"/>
              </w:rPr>
              <w:t>1.2</w:t>
            </w:r>
            <w:r>
              <w:rPr>
                <w:kern w:val="0"/>
                <w:szCs w:val="20"/>
              </w:rPr>
              <w:t>个百分点。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908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根据《关于构建数据基础制度更好发挥数据要素作用的意见》，应建立数据产权、流通交易、收益分配和安全治理制度。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419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数据安全方面，严格落实网络安全等级保护</w:t>
            </w:r>
            <w:r>
              <w:rPr>
                <w:kern w:val="0"/>
                <w:szCs w:val="20"/>
              </w:rPr>
              <w:t>2.0</w:t>
            </w:r>
            <w:r>
              <w:rPr>
                <w:kern w:val="0"/>
                <w:szCs w:val="20"/>
              </w:rPr>
              <w:t>要求，对敏感数据实施分类分级管理。</w:t>
            </w:r>
          </w:p>
        </w:tc>
        <w:tc>
          <w:tcPr>
            <w:tcW w:w="18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352</w:t>
            </w:r>
          </w:p>
        </w:tc>
        <w:tc>
          <w:tcPr>
            <w:tcW w:w="1799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2027</w:t>
            </w:r>
            <w:r>
              <w:rPr>
                <w:kern w:val="0"/>
                <w:szCs w:val="20"/>
              </w:rPr>
              <w:t>年</w:t>
            </w:r>
            <w:r>
              <w:rPr>
                <w:kern w:val="0"/>
                <w:szCs w:val="20"/>
              </w:rPr>
              <w:t>6</w:t>
            </w:r>
            <w:r>
              <w:rPr>
                <w:kern w:val="0"/>
                <w:szCs w:val="20"/>
              </w:rPr>
              <w:t>月</w:t>
            </w:r>
          </w:p>
        </w:tc>
      </w:tr>
      <w:tr>
        <w:trPr/>
        <w:tc>
          <w:tcPr>
            <w:tcW w:w="1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4</w:t>
            </w:r>
          </w:p>
        </w:tc>
        <w:tc>
          <w:tcPr>
            <w:tcW w:w="4000" w:type="dxa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与周边城市相比，我市在数据开放数量和应用场景丰富度方面仍有一定差距。</w:t>
            </w:r>
          </w:p>
        </w:tc>
        <w:tc>
          <w:tcPr>
            <w:tcW w:w="3599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kern w:val="0"/>
                <w:szCs w:val="20"/>
              </w:rPr>
            </w:pPr>
            <w:r>
              <w:rPr>
                <w:kern w:val="0"/>
                <w:szCs w:val="20"/>
              </w:rPr>
              <w:t>合计另计</w:t>
            </w:r>
          </w:p>
        </w:tc>
      </w:tr>
    </w:tbl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张主任" w:date="2026-09-01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1" w:author="赵工" w:date="2026-09-02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2" w:author="赵工" w:date="2026-09-03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3" w:author="王处长" w:date="2026-09-04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" w:author="user" w:date="2026-09-05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5" w:author="user" w:date="2026-09-06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6" w:author="user" w:date="2026-09-07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7" w:author="报告撰写人" w:date="2026-09-09T10:00:00Z" w:initials="报">
    <w:p w14:paraId="0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8" w:author="陈专家" w:date="2026-09-08T10:00:00Z" w:initials="陈">
    <w:p w14:paraId="0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9" w:author="报告撰写人" w:date="2026-09-11T10:00:00Z" w:initials="报">
    <w:p w14:paraId="0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10" w:author="李教授" w:date="2026-09-10T10:00:00Z" w:initials="李">
    <w:p w14:paraId="0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1" w:author="李教授" w:date="2026-09-12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2" w:author="张主任" w:date="2026-09-13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13" w:author="赵工" w:date="2026-09-14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4" w:author="Administrator" w:date="2026-09-15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15" w:author="Administrator" w:date="2026-09-16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16" w:author="李教授" w:date="2026-09-17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17" w:author="报告撰写人" w:date="2026-09-19T10:00:00Z" w:initials="报">
    <w:p w14:paraId="0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18" w:author="赵工" w:date="2026-09-18T10:00:00Z" w:initials="赵">
    <w:p w14:paraId="0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19" w:author="报告撰写人" w:date="2026-09-21T10:00:00Z" w:initials="报">
    <w:p w14:paraId="0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20" w:author="陈专家" w:date="2026-09-20T10:00:00Z" w:initials="陈">
    <w:p w14:paraId="0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21" w:author="Administrator" w:date="2026-09-22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22" w:author="报告撰写人" w:date="2026-09-24T10:00:00Z" w:initials="报">
    <w:p w14:paraId="0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23" w:author="user" w:date="2026-09-23T10:00:00Z" w:initials="u">
    <w:p w14:paraId="0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4" w:author="user" w:date="2026-09-25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25" w:author="赵工" w:date="2026-09-26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26" w:author="user" w:date="2026-09-27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7" w:author="陈专家" w:date="2026-09-28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8" w:author="陈专家" w:date="2026-09-01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29" w:author="李教授" w:date="2026-09-02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30" w:author="陈专家" w:date="2026-09-03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31" w:author="陈专家" w:date="2026-09-04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32" w:author="Administrator" w:date="2026-09-05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3" w:author="Administrator" w:date="2026-09-06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34" w:author="刘研究员" w:date="2026-09-07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5" w:author="陈专家" w:date="2026-09-08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36" w:author="陈专家" w:date="2026-09-09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7" w:author="王处长" w:date="2026-09-10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8" w:author="报告撰写人" w:date="2026-09-12T10:00:00Z" w:initials="报">
    <w:p w14:paraId="0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39" w:author="张主任" w:date="2026-09-11T10:00:00Z" w:initials="张">
    <w:p w14:paraId="0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40" w:author="报告撰写人" w:date="2026-09-14T10:00:00Z" w:initials="报">
    <w:p w14:paraId="0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41" w:author="陈专家" w:date="2026-09-13T10:00:00Z" w:initials="陈">
    <w:p w14:paraId="0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2" w:author="张主任" w:date="2026-09-15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3" w:author="王处长" w:date="2026-09-16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44" w:author="陈专家" w:date="2026-09-17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45" w:author="李教授" w:date="2026-09-18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6" w:author="报告撰写人" w:date="2026-09-20T10:00:00Z" w:initials="报">
    <w:p w14:paraId="0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47" w:author="陈专家" w:date="2026-09-19T10:00:00Z" w:initials="陈">
    <w:p w14:paraId="1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8" w:author="陈专家" w:date="2026-09-21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49" w:author="报告撰写人" w:date="2026-09-23T10:00:00Z" w:initials="报">
    <w:p w14:paraId="1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50" w:author="Administrator" w:date="2026-09-22T10:00:00Z" w:initials="A">
    <w:p w14:paraId="1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51" w:author="陈专家" w:date="2026-09-24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52" w:author="王处长" w:date="2026-09-25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3" w:author="报告撰写人" w:date="2026-09-27T10:00:00Z" w:initials="报">
    <w:p w14:paraId="1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54" w:author="陈专家" w:date="2026-09-26T10:00:00Z" w:initials="陈">
    <w:p w14:paraId="1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55" w:author="user" w:date="2026-09-28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56" w:author="报告撰写人" w:date="2026-09-02T10:00:00Z" w:initials="报">
    <w:p w14:paraId="1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57" w:author="Administrator" w:date="2026-09-01T10:00:00Z" w:initials="A">
    <w:p w14:paraId="1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58" w:author="报告撰写人" w:date="2026-09-04T10:00:00Z" w:initials="报">
    <w:p w14:paraId="1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59" w:author="王处长" w:date="2026-09-03T10:00:00Z" w:initials="王">
    <w:p w14:paraId="1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60" w:author="user" w:date="2026-09-05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61" w:author="张主任" w:date="2026-09-06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62" w:author="张主任" w:date="2026-09-07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63" w:author="张主任" w:date="2026-09-08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64" w:author="王处长" w:date="2026-09-09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65" w:author="报告撰写人" w:date="2026-09-11T10:00:00Z" w:initials="报">
    <w:p w14:paraId="1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66" w:author="陈专家" w:date="2026-09-10T10:00:00Z" w:initials="陈">
    <w:p w14:paraId="1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67" w:author="张主任" w:date="2026-09-12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68" w:author="赵工" w:date="2026-09-13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69" w:author="赵工" w:date="2026-09-14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70" w:author="王处长" w:date="2026-09-15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71" w:author="赵工" w:date="2026-09-16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72" w:author="报告撰写人" w:date="2026-09-18T10:00:00Z" w:initials="报">
    <w:p w14:paraId="1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73" w:author="赵工" w:date="2026-09-17T10:00:00Z" w:initials="赵">
    <w:p w14:paraId="1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74" w:author="报告撰写人" w:date="2026-09-20T10:00:00Z" w:initials="报">
    <w:p w14:paraId="1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75" w:author="王处长" w:date="2026-09-19T10:00:00Z" w:initials="王">
    <w:p w14:paraId="1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76" w:author="刘研究员" w:date="2026-09-21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77" w:author="王处长" w:date="2026-09-22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78" w:author="王处长" w:date="2026-09-23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79" w:author="Administrator" w:date="2026-09-24T10:00:00Z" w:initials="A">
    <w:p w14:paraId="1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80" w:author="刘研究员" w:date="2026-09-25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81" w:author="李教授" w:date="2026-09-26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82" w:author="王处长" w:date="2026-09-27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83" w:author="张主任" w:date="2026-09-28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84" w:author="Administrator" w:date="2026-09-01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85" w:author="陈专家" w:date="2026-09-02T10:00:00Z" w:initials="陈">
    <w:p w14:paraId="2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86" w:author="报告撰写人" w:date="2026-09-04T10:00:00Z" w:initials="报">
    <w:p w14:paraId="2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87" w:author="王处长" w:date="2026-09-03T10:00:00Z" w:initials="王">
    <w:p w14:paraId="2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88" w:author="王处长" w:date="2026-09-05T10:00:00Z" w:initials="王">
    <w:p w14:paraId="2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89" w:author="user" w:date="2026-09-06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90" w:author="赵工" w:date="2026-09-07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91" w:author="报告撰写人" w:date="2026-09-09T10:00:00Z" w:initials="报">
    <w:p w14:paraId="2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92" w:author="王处长" w:date="2026-09-08T10:00:00Z" w:initials="王">
    <w:p w14:paraId="2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93" w:author="Administrator" w:date="2026-09-10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94" w:author="报告撰写人" w:date="2026-09-12T10:00:00Z" w:initials="报">
    <w:p w14:paraId="2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95" w:author="张主任" w:date="2026-09-11T10:00:00Z" w:initials="张">
    <w:p w14:paraId="2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96" w:author="陈专家" w:date="2026-09-13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97" w:author="王处长" w:date="2026-09-14T10:00:00Z" w:initials="王">
    <w:p w14:paraId="2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99" w:author="报告撰写人" w:date="2026-09-16T10:00:00Z" w:initials="报">
    <w:p w14:paraId="2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98" w:author="Administrator" w:date="2026-09-15T10:00:00Z" w:initials="A">
    <w:p w14:paraId="2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100" w:author="王处长" w:date="2026-09-17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101" w:author="赵工" w:date="2026-09-18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102" w:author="报告撰写人" w:date="2026-09-20T10:00:00Z" w:initials="报">
    <w:p w14:paraId="2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103" w:author="李教授" w:date="2026-09-19T10:00:00Z" w:initials="李">
    <w:p w14:paraId="2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04" w:author="报告撰写人" w:date="2026-09-22T10:00:00Z" w:initials="报">
    <w:p w14:paraId="2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05" w:author="李教授" w:date="2026-09-21T10:00:00Z" w:initials="李">
    <w:p w14:paraId="2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06" w:author="张主任" w:date="2026-09-23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107" w:author="Administrator" w:date="2026-09-24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108" w:author="张主任" w:date="2026-09-25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09" w:author="user" w:date="2026-09-26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110" w:author="报告撰写人" w:date="2026-09-28T10:00:00Z" w:initials="报">
    <w:p w14:paraId="2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111" w:author="刘研究员" w:date="2026-09-27T10:00:00Z" w:initials="刘">
    <w:p w14:paraId="3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112" w:author="赵工" w:date="2026-09-01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113" w:author="user" w:date="2026-09-02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114" w:author="王处长" w:date="2026-09-03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15" w:author="张主任" w:date="2026-09-04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16" w:author="刘研究员" w:date="2026-09-05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117" w:author="李教授" w:date="2026-09-06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18" w:author="陈专家" w:date="2026-09-07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19" w:author="赵工" w:date="2026-09-08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20" w:author="Administrator" w:date="2026-09-09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21" w:author="赵工" w:date="2026-09-10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122" w:author="刘研究员" w:date="2026-09-11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23" w:author="报告撰写人" w:date="2026-09-13T10:00:00Z" w:initials="报">
    <w:p w14:paraId="3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124" w:author="王处长" w:date="2026-09-12T10:00:00Z" w:initials="王">
    <w:p w14:paraId="3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25" w:author="王处长" w:date="2026-09-14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26" w:author="Administrator" w:date="2026-09-15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127" w:author="赵工" w:date="2026-09-16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128" w:author="Administrator" w:date="2026-09-1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29" w:author="报告撰写人" w:date="2026-09-19T10:00:00Z" w:initials="报">
    <w:p w14:paraId="3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130" w:author="张主任" w:date="2026-09-18T10:00:00Z" w:initials="张">
    <w:p w14:paraId="3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31" w:author="张主任" w:date="2026-09-20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132" w:author="李教授" w:date="2026-09-21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33" w:author="陈专家" w:date="2026-09-22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134" w:author="刘研究员" w:date="2026-09-23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135" w:author="报告撰写人" w:date="2026-09-25T10:00:00Z" w:initials="报">
    <w:p w14:paraId="3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136" w:author="陈专家" w:date="2026-09-24T10:00:00Z" w:initials="陈">
    <w:p w14:paraId="3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37" w:author="user" w:date="2026-09-26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38" w:author="报告撰写人" w:date="2026-09-28T10:00:00Z" w:initials="报">
    <w:p w14:paraId="3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39" w:author="王处长" w:date="2026-09-27T10:00:00Z" w:initials="王">
    <w:p w14:paraId="3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40" w:author="李教授" w:date="2026-09-01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142" w:author="报告撰写人" w:date="2026-09-03T10:00:00Z" w:initials="报">
    <w:p w14:paraId="3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41" w:author="陈专家" w:date="2026-09-02T10:00:00Z" w:initials="陈">
    <w:p w14:paraId="3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43" w:author="陈专家" w:date="2026-09-04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144" w:author="报告撰写人" w:date="2026-09-06T10:00:00Z" w:initials="报">
    <w:p w14:paraId="3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145" w:author="张主任" w:date="2026-09-05T10:00:00Z" w:initials="张">
    <w:p w14:paraId="3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46" w:author="报告撰写人" w:date="2026-09-08T10:00:00Z" w:initials="报">
    <w:p w14:paraId="3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147" w:author="user" w:date="2026-09-07T10:00:00Z" w:initials="u">
    <w:p w14:paraId="3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48" w:author="张主任" w:date="2026-09-09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49" w:author="王处长" w:date="2026-09-10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150" w:author="Administrator" w:date="2026-09-11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151" w:author="Administrator" w:date="2026-09-12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152" w:author="王处长" w:date="2026-09-13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53" w:author="王处长" w:date="2026-09-14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54" w:author="张主任" w:date="2026-09-15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55" w:author="张主任" w:date="2026-09-16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56" w:author="报告撰写人" w:date="2026-09-18T10:00:00Z" w:initials="报">
    <w:p w14:paraId="3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157" w:author="张主任" w:date="2026-09-17T10:00:00Z" w:initials="张">
    <w:p w14:paraId="4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58" w:author="Administrator" w:date="2026-09-19T10:00:00Z" w:initials="A">
    <w:p w14:paraId="4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59" w:author="李教授" w:date="2026-09-20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160" w:author="Administrator" w:date="2026-09-21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161" w:author="报告撰写人" w:date="2026-09-23T10:00:00Z" w:initials="报">
    <w:p w14:paraId="4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62" w:author="陈专家" w:date="2026-09-22T10:00:00Z" w:initials="陈">
    <w:p w14:paraId="4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163" w:author="陈专家" w:date="2026-09-24T10:00:00Z" w:initials="陈">
    <w:p w14:paraId="4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64" w:author="报告撰写人" w:date="2026-09-26T10:00:00Z" w:initials="报">
    <w:p w14:paraId="4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65" w:author="user" w:date="2026-09-25T10:00:00Z" w:initials="u">
    <w:p w14:paraId="4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66" w:author="赵工" w:date="2026-09-27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67" w:author="Administrator" w:date="2026-09-28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68" w:author="报告撰写人" w:date="2026-09-02T10:00:00Z" w:initials="报">
    <w:p w14:paraId="4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69" w:author="Administrator" w:date="2026-09-01T10:00:00Z" w:initials="A">
    <w:p w14:paraId="4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70" w:author="陈专家" w:date="2026-09-03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171" w:author="赵工" w:date="2026-09-04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172" w:author="王处长" w:date="2026-09-05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174" w:author="报告撰写人" w:date="2026-09-07T10:00:00Z" w:initials="报">
    <w:p w14:paraId="4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173" w:author="Administrator" w:date="2026-09-06T10:00:00Z" w:initials="A">
    <w:p w14:paraId="4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75" w:author="张主任" w:date="2026-09-08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176" w:author="报告撰写人" w:date="2026-09-10T10:00:00Z" w:initials="报">
    <w:p w14:paraId="4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177" w:author="陈专家" w:date="2026-09-09T10:00:00Z" w:initials="陈">
    <w:p w14:paraId="4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78" w:author="报告撰写人" w:date="2026-09-12T10:00:00Z" w:initials="报">
    <w:p w14:paraId="4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79" w:author="Administrator" w:date="2026-09-11T10:00:00Z" w:initials="A">
    <w:p w14:paraId="4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181" w:author="报告撰写人" w:date="2026-09-14T10:00:00Z" w:initials="报">
    <w:p w14:paraId="4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180" w:author="陈专家" w:date="2026-09-13T10:00:00Z" w:initials="陈">
    <w:p w14:paraId="5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182" w:author="李教授" w:date="2026-09-15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83" w:author="报告撰写人" w:date="2026-09-17T10:00:00Z" w:initials="报">
    <w:p w14:paraId="5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84" w:author="Administrator" w:date="2026-09-16T10:00:00Z" w:initials="A">
    <w:p w14:paraId="5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185" w:author="报告撰写人" w:date="2026-09-19T10:00:00Z" w:initials="报">
    <w:p w14:paraId="5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186" w:author="user" w:date="2026-09-18T10:00:00Z" w:initials="u">
    <w:p w14:paraId="5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187" w:author="报告撰写人" w:date="2026-09-21T10:00:00Z" w:initials="报">
    <w:p w14:paraId="5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188" w:author="王处长" w:date="2026-09-20T10:00:00Z" w:initials="王">
    <w:p w14:paraId="5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189" w:author="张主任" w:date="2026-09-22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90" w:author="李教授" w:date="2026-09-23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91" w:author="陈专家" w:date="2026-09-24T10:00:00Z" w:initials="陈">
    <w:p w14:paraId="5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92" w:author="王处长" w:date="2026-09-25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193" w:author="赵工" w:date="2026-09-26T10:00:00Z" w:initials="赵">
    <w:p w14:paraId="5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94" w:author="Administrator" w:date="2026-09-2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195" w:author="张主任" w:date="2026-09-28T10:00:00Z" w:initials="张">
    <w:p w14:paraId="5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196" w:author="报告撰写人" w:date="2026-09-02T10:00:00Z" w:initials="报">
    <w:p w14:paraId="5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197" w:author="王处长" w:date="2026-09-01T10:00:00Z" w:initials="王">
    <w:p w14:paraId="5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198" w:author="张主任" w:date="2026-09-03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199" w:author="张主任" w:date="2026-09-04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200" w:author="陈专家" w:date="2026-09-05T10:00:00Z" w:initials="陈">
    <w:p w14:paraId="5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01" w:author="陈专家" w:date="2026-09-06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02" w:author="王处长" w:date="2026-09-07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03" w:author="Administrator" w:date="2026-09-08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204" w:author="user" w:date="2026-09-09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05" w:author="报告撰写人" w:date="2026-09-11T10:00:00Z" w:initials="报">
    <w:p w14:paraId="5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206" w:author="赵工" w:date="2026-09-10T10:00:00Z" w:initials="赵">
    <w:p w14:paraId="5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07" w:author="赵工" w:date="2026-09-12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08" w:author="王处长" w:date="2026-09-13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09" w:author="陈专家" w:date="2026-09-14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210" w:author="刘研究员" w:date="2026-09-15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211" w:author="报告撰写人" w:date="2026-09-17T10:00:00Z" w:initials="报">
    <w:p w14:paraId="5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212" w:author="王处长" w:date="2026-09-16T10:00:00Z" w:initials="王">
    <w:p w14:paraId="6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213" w:author="王处长" w:date="2026-09-18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14" w:author="陈专家" w:date="2026-09-19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15" w:author="报告撰写人" w:date="2026-09-21T10:00:00Z" w:initials="报">
    <w:p w14:paraId="6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216" w:author="刘研究员" w:date="2026-09-20T10:00:00Z" w:initials="刘">
    <w:p w14:paraId="6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217" w:author="报告撰写人" w:date="2026-09-23T10:00:00Z" w:initials="报">
    <w:p w14:paraId="6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218" w:author="user" w:date="2026-09-22T10:00:00Z" w:initials="u">
    <w:p w14:paraId="6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19" w:author="刘研究员" w:date="2026-09-24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20" w:author="user" w:date="2026-09-25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221" w:author="李教授" w:date="2026-09-26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22" w:author="李教授" w:date="2026-09-27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23" w:author="李教授" w:date="2026-09-28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224" w:author="王处长" w:date="2026-09-01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225" w:author="陈专家" w:date="2026-09-02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26" w:author="刘研究员" w:date="2026-09-03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227" w:author="李教授" w:date="2026-09-04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228" w:author="张主任" w:date="2026-09-05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29" w:author="王处长" w:date="2026-09-06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230" w:author="李教授" w:date="2026-09-07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231" w:author="报告撰写人" w:date="2026-09-09T10:00:00Z" w:initials="报">
    <w:p w14:paraId="6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232" w:author="张主任" w:date="2026-09-08T10:00:00Z" w:initials="张">
    <w:p w14:paraId="6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233" w:author="李教授" w:date="2026-09-10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34" w:author="报告撰写人" w:date="2026-09-12T10:00:00Z" w:initials="报">
    <w:p w14:paraId="6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235" w:author="张主任" w:date="2026-09-11T10:00:00Z" w:initials="张">
    <w:p w14:paraId="6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236" w:author="报告撰写人" w:date="2026-09-14T10:00:00Z" w:initials="报">
    <w:p w14:paraId="6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237" w:author="王处长" w:date="2026-09-13T10:00:00Z" w:initials="王">
    <w:p w14:paraId="6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238" w:author="赵工" w:date="2026-09-1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239" w:author="赵工" w:date="2026-09-16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240" w:author="赵工" w:date="2026-09-17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241" w:author="报告撰写人" w:date="2026-09-19T10:00:00Z" w:initials="报">
    <w:p w14:paraId="6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242" w:author="user" w:date="2026-09-18T10:00:00Z" w:initials="u">
    <w:p w14:paraId="6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243" w:author="李教授" w:date="2026-09-20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244" w:author="赵工" w:date="2026-09-21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45" w:author="张主任" w:date="2026-09-22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47" w:author="报告撰写人" w:date="2026-09-24T10:00:00Z" w:initials="报">
    <w:p w14:paraId="6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246" w:author="陈专家" w:date="2026-09-23T10:00:00Z" w:initials="陈">
    <w:p w14:paraId="6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48" w:author="赵工" w:date="2026-09-2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49" w:author="刘研究员" w:date="2026-09-26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250" w:author="user" w:date="2026-09-27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251" w:author="陈专家" w:date="2026-09-28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52" w:author="user" w:date="2026-09-01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53" w:author="Administrator" w:date="2026-09-02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54" w:author="王处长" w:date="2026-09-03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255" w:author="陈专家" w:date="2026-09-04T10:00:00Z" w:initials="陈">
    <w:p w14:paraId="6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56" w:author="张主任" w:date="2026-09-05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257" w:author="张主任" w:date="2026-09-06T10:00:00Z" w:initials="张">
    <w:p w14:paraId="7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58" w:author="赵工" w:date="2026-09-07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59" w:author="报告撰写人" w:date="2026-09-09T10:00:00Z" w:initials="报">
    <w:p w14:paraId="7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260" w:author="Administrator" w:date="2026-09-08T10:00:00Z" w:initials="A">
    <w:p w14:paraId="7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261" w:author="张主任" w:date="2026-09-10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62" w:author="报告撰写人" w:date="2026-09-12T10:00:00Z" w:initials="报">
    <w:p w14:paraId="7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263" w:author="刘研究员" w:date="2026-09-11T10:00:00Z" w:initials="刘">
    <w:p w14:paraId="7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264" w:author="陈专家" w:date="2026-09-13T10:00:00Z" w:initials="陈">
    <w:p w14:paraId="7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265" w:author="赵工" w:date="2026-09-14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66" w:author="Administrator" w:date="2026-09-15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267" w:author="张主任" w:date="2026-09-16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268" w:author="张主任" w:date="2026-09-17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269" w:author="user" w:date="2026-09-18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270" w:author="报告撰写人" w:date="2026-09-20T10:00:00Z" w:initials="报">
    <w:p w14:paraId="7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271" w:author="赵工" w:date="2026-09-19T10:00:00Z" w:initials="赵">
    <w:p w14:paraId="7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272" w:author="张主任" w:date="2026-09-21T10:00:00Z" w:initials="张">
    <w:p w14:paraId="7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273" w:author="张主任" w:date="2026-09-22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274" w:author="user" w:date="2026-09-23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75" w:author="张主任" w:date="2026-09-24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276" w:author="Administrator" w:date="2026-09-25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277" w:author="报告撰写人" w:date="2026-09-27T10:00:00Z" w:initials="报">
    <w:p w14:paraId="7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278" w:author="赵工" w:date="2026-09-26T10:00:00Z" w:initials="赵">
    <w:p w14:paraId="7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279" w:author="赵工" w:date="2026-09-28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80" w:author="王处长" w:date="2026-09-01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281" w:author="李教授" w:date="2026-09-02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283" w:author="报告撰写人" w:date="2026-09-04T10:00:00Z" w:initials="报">
    <w:p w14:paraId="7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282" w:author="user" w:date="2026-09-03T10:00:00Z" w:initials="u">
    <w:p w14:paraId="7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284" w:author="报告撰写人" w:date="2026-09-06T10:00:00Z" w:initials="报">
    <w:p w14:paraId="7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285" w:author="李教授" w:date="2026-09-05T10:00:00Z" w:initials="李">
    <w:p w14:paraId="7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86" w:author="赵工" w:date="2026-09-07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287" w:author="陈专家" w:date="2026-09-08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288" w:author="王处长" w:date="2026-09-09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289" w:author="王处长" w:date="2026-09-10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290" w:author="Administrator" w:date="2026-09-11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291" w:author="赵工" w:date="2026-09-12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292" w:author="user" w:date="2026-09-13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93" w:author="报告撰写人" w:date="2026-09-15T10:00:00Z" w:initials="报">
    <w:p w14:paraId="7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294" w:author="陈专家" w:date="2026-09-14T10:00:00Z" w:initials="陈">
    <w:p w14:paraId="8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295" w:author="李教授" w:date="2026-09-16T10:00:00Z" w:initials="李">
    <w:p w14:paraId="8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296" w:author="陈专家" w:date="2026-09-17T10:00:00Z" w:initials="陈">
    <w:p w14:paraId="8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297" w:author="李教授" w:date="2026-09-18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298" w:author="报告撰写人" w:date="2026-09-20T10:00:00Z" w:initials="报">
    <w:p w14:paraId="8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299" w:author="王处长" w:date="2026-09-19T10:00:00Z" w:initials="王">
    <w:p w14:paraId="8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300" w:author="user" w:date="2026-09-21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01" w:author="王处长" w:date="2026-09-22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02" w:author="赵工" w:date="2026-09-23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303" w:author="刘研究员" w:date="2026-09-24T10:00:00Z" w:initials="刘">
    <w:p w14:paraId="8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304" w:author="user" w:date="2026-09-25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05" w:author="刘研究员" w:date="2026-09-26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306" w:author="Administrator" w:date="2026-09-2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307" w:author="陈专家" w:date="2026-09-28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308" w:author="王处长" w:date="2026-09-01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09" w:author="陈专家" w:date="2026-09-02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10" w:author="张主任" w:date="2026-09-03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11" w:author="李教授" w:date="2026-09-04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12" w:author="赵工" w:date="2026-09-0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13" w:author="王处长" w:date="2026-09-06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14" w:author="张主任" w:date="2026-09-07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15" w:author="报告撰写人" w:date="2026-09-09T10:00:00Z" w:initials="报">
    <w:p w14:paraId="8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316" w:author="Administrator" w:date="2026-09-08T10:00:00Z" w:initials="A">
    <w:p w14:paraId="8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17" w:author="李教授" w:date="2026-09-10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18" w:author="赵工" w:date="2026-09-11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19" w:author="Administrator" w:date="2026-09-12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320" w:author="张主任" w:date="2026-09-13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321" w:author="Administrator" w:date="2026-09-14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22" w:author="刘研究员" w:date="2026-09-15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23" w:author="Administrator" w:date="2026-09-16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324" w:author="赵工" w:date="2026-09-17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325" w:author="赵工" w:date="2026-09-18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326" w:author="陈专家" w:date="2026-09-19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27" w:author="报告撰写人" w:date="2026-09-21T10:00:00Z" w:initials="报">
    <w:p w14:paraId="8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328" w:author="李教授" w:date="2026-09-20T10:00:00Z" w:initials="李">
    <w:p w14:paraId="8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329" w:author="报告撰写人" w:date="2026-09-23T10:00:00Z" w:initials="报">
    <w:p w14:paraId="8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330" w:author="李教授" w:date="2026-09-22T10:00:00Z" w:initials="李">
    <w:p w14:paraId="8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331" w:author="张主任" w:date="2026-09-24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332" w:author="刘研究员" w:date="2026-09-25T10:00:00Z" w:initials="刘">
    <w:p w14:paraId="8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333" w:author="李教授" w:date="2026-09-26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34" w:author="刘研究员" w:date="2026-09-27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335" w:author="张主任" w:date="2026-09-28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336" w:author="李教授" w:date="2026-09-01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337" w:author="刘研究员" w:date="2026-09-02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338" w:author="刘研究员" w:date="2026-09-03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339" w:author="陈专家" w:date="2026-09-04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40" w:author="Administrator" w:date="2026-09-05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341" w:author="王处长" w:date="2026-09-06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42" w:author="Administrator" w:date="2026-09-0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343" w:author="报告撰写人" w:date="2026-09-09T10:00:00Z" w:initials="报">
    <w:p w14:paraId="8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344" w:author="陈专家" w:date="2026-09-08T10:00:00Z" w:initials="陈">
    <w:p w14:paraId="8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45" w:author="陈专家" w:date="2026-09-10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46" w:author="报告撰写人" w:date="2026-09-12T10:00:00Z" w:initials="报">
    <w:p w14:paraId="8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347" w:author="王处长" w:date="2026-09-11T10:00:00Z" w:initials="王">
    <w:p w14:paraId="9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348" w:author="赵工" w:date="2026-09-13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50" w:author="报告撰写人" w:date="2026-09-15T10:00:00Z" w:initials="报">
    <w:p w14:paraId="9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349" w:author="张主任" w:date="2026-09-14T10:00:00Z" w:initials="张">
    <w:p w14:paraId="9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51" w:author="张主任" w:date="2026-09-16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52" w:author="陈专家" w:date="2026-09-17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53" w:author="李教授" w:date="2026-09-18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54" w:author="王处长" w:date="2026-09-19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355" w:author="赵工" w:date="2026-09-20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56" w:author="赵工" w:date="2026-09-21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357" w:author="赵工" w:date="2026-09-22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58" w:author="刘研究员" w:date="2026-09-23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59" w:author="李教授" w:date="2026-09-24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361" w:author="王处长" w:date="2026-09-26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62" w:author="张主任" w:date="2026-09-25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64" w:author="Administrator" w:date="2026-09-2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65" w:author="王处长" w:date="2026-09-28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366" w:author="刘研究员" w:date="2026-09-01T10:00:00Z" w:initials="刘">
    <w:p w14:paraId="9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367" w:author="王处长" w:date="2026-09-02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68" w:author="张主任" w:date="2026-09-03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369" w:author="李教授" w:date="2026-09-04T10:00:00Z" w:initials="李">
    <w:p w14:paraId="9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70" w:author="Administrator" w:date="2026-09-05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71" w:author="Administrator" w:date="2026-09-06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372" w:author="张主任" w:date="2026-09-07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373" w:author="王处长" w:date="2026-09-08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374" w:author="报告撰写人" w:date="2026-09-10T10:00:00Z" w:initials="报">
    <w:p w14:paraId="9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375" w:author="刘研究员" w:date="2026-09-09T10:00:00Z" w:initials="刘">
    <w:p w14:paraId="9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376" w:author="李教授" w:date="2026-09-11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77" w:author="报告撰写人" w:date="2026-09-13T10:00:00Z" w:initials="报">
    <w:p w14:paraId="9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378" w:author="李教授" w:date="2026-09-12T10:00:00Z" w:initials="李">
    <w:p w14:paraId="9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79" w:author="李教授" w:date="2026-09-14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380" w:author="陈专家" w:date="2026-09-15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81" w:author="张主任" w:date="2026-09-16T10:00:00Z" w:initials="张">
    <w:p w14:paraId="9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382" w:author="报告撰写人" w:date="2026-09-18T10:00:00Z" w:initials="报">
    <w:p w14:paraId="9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383" w:author="赵工" w:date="2026-09-17T10:00:00Z" w:initials="赵">
    <w:p w14:paraId="9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384" w:author="陈专家" w:date="2026-09-19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385" w:author="陈专家" w:date="2026-09-20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86" w:author="张主任" w:date="2026-09-21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387" w:author="报告撰写人" w:date="2026-09-23T10:00:00Z" w:initials="报">
    <w:p w14:paraId="9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388" w:author="刘研究员" w:date="2026-09-22T10:00:00Z" w:initials="刘">
    <w:p w14:paraId="9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389" w:author="Administrator" w:date="2026-09-24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390" w:author="王处长" w:date="2026-09-25T10:00:00Z" w:initials="王">
    <w:p w14:paraId="9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91" w:author="刘研究员" w:date="2026-09-26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392" w:author="陈专家" w:date="2026-09-27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393" w:author="赵工" w:date="2026-09-28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394" w:author="李教授" w:date="2026-09-01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395" w:author="王处长" w:date="2026-09-02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397" w:author="报告撰写人" w:date="2026-09-04T10:00:00Z" w:initials="报">
    <w:p w14:paraId="9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396" w:author="张主任" w:date="2026-09-03T10:00:00Z" w:initials="张">
    <w:p w14:paraId="a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398" w:author="李教授" w:date="2026-09-05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399" w:author="刘研究员" w:date="2026-09-06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00" w:author="赵工" w:date="2026-09-07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01" w:author="user" w:date="2026-09-08T10:00:00Z" w:initials="u">
    <w:p w14:paraId="a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02" w:author="张主任" w:date="2026-09-09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03" w:author="报告撰写人" w:date="2026-09-11T10:00:00Z" w:initials="报">
    <w:p w14:paraId="a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404" w:author="陈专家" w:date="2026-09-10T10:00:00Z" w:initials="陈">
    <w:p w14:paraId="a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405" w:author="刘研究员" w:date="2026-09-12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406" w:author="报告撰写人" w:date="2026-09-14T10:00:00Z" w:initials="报">
    <w:p w14:paraId="a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407" w:author="王处长" w:date="2026-09-13T10:00:00Z" w:initials="王">
    <w:p w14:paraId="a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08" w:author="赵工" w:date="2026-09-1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409" w:author="李教授" w:date="2026-09-16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10" w:author="张主任" w:date="2026-09-17T10:00:00Z" w:initials="张">
    <w:p w14:paraId="a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11" w:author="报告撰写人" w:date="2026-09-19T10:00:00Z" w:initials="报">
    <w:p w14:paraId="a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412" w:author="刘研究员" w:date="2026-09-18T10:00:00Z" w:initials="刘">
    <w:p w14:paraId="a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414" w:author="报告撰写人" w:date="2026-09-21T10:00:00Z" w:initials="报">
    <w:p w14:paraId="a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413" w:author="李教授" w:date="2026-09-20T10:00:00Z" w:initials="李">
    <w:p w14:paraId="a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415" w:author="Administrator" w:date="2026-09-22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16" w:author="赵工" w:date="2026-09-23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17" w:author="赵工" w:date="2026-09-24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18" w:author="陈专家" w:date="2026-09-25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19" w:author="刘研究员" w:date="2026-09-26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420" w:author="报告撰写人" w:date="2026-09-28T10:00:00Z" w:initials="报">
    <w:p w14:paraId="a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421" w:author="王处长" w:date="2026-09-27T10:00:00Z" w:initials="王">
    <w:p w14:paraId="a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422" w:author="陈专家" w:date="2026-09-01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424" w:author="报告撰写人" w:date="2026-09-03T10:00:00Z" w:initials="报">
    <w:p w14:paraId="a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423" w:author="王处长" w:date="2026-09-02T10:00:00Z" w:initials="王">
    <w:p w14:paraId="a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25" w:author="王处长" w:date="2026-09-04T10:00:00Z" w:initials="王">
    <w:p w14:paraId="a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426" w:author="赵工" w:date="2026-09-05T10:00:00Z" w:initials="赵">
    <w:p w14:paraId="b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427" w:author="user" w:date="2026-09-06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428" w:author="Administrator" w:date="2026-09-0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29" w:author="user" w:date="2026-09-08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430" w:author="刘研究员" w:date="2026-09-09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431" w:author="Administrator" w:date="2026-09-10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432" w:author="王处长" w:date="2026-09-11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33" w:author="陈专家" w:date="2026-09-12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434" w:author="李教授" w:date="2026-09-13T10:00:00Z" w:initials="李">
    <w:p w14:paraId="b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435" w:author="李教授" w:date="2026-09-14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436" w:author="刘研究员" w:date="2026-09-15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437" w:author="赵工" w:date="2026-09-16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38" w:author="李教授" w:date="2026-09-17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39" w:author="张主任" w:date="2026-09-18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440" w:author="张主任" w:date="2026-09-19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41" w:author="李教授" w:date="2026-09-20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442" w:author="陈专家" w:date="2026-09-21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443" w:author="报告撰写人" w:date="2026-09-23T10:00:00Z" w:initials="报">
    <w:p w14:paraId="b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444" w:author="赵工" w:date="2026-09-22T10:00:00Z" w:initials="赵">
    <w:p w14:paraId="b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45" w:author="报告撰写人" w:date="2026-09-25T10:00:00Z" w:initials="报">
    <w:p w14:paraId="b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446" w:author="王处长" w:date="2026-09-24T10:00:00Z" w:initials="王">
    <w:p w14:paraId="b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47" w:author="刘研究员" w:date="2026-09-26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48" w:author="赵工" w:date="2026-09-27T10:00:00Z" w:initials="赵">
    <w:p w14:paraId="b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49" w:author="刘研究员" w:date="2026-09-28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50" w:author="李教授" w:date="2026-09-01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51" w:author="李教授" w:date="2026-09-02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52" w:author="王处长" w:date="2026-09-03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454" w:author="报告撰写人" w:date="2026-09-05T10:00:00Z" w:initials="报">
    <w:p w14:paraId="b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453" w:author="Administrator" w:date="2026-09-04T10:00:00Z" w:initials="A">
    <w:p w14:paraId="b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55" w:author="李教授" w:date="2026-09-06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456" w:author="李教授" w:date="2026-09-07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57" w:author="Administrator" w:date="2026-09-08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58" w:author="刘研究员" w:date="2026-09-09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59" w:author="报告撰写人" w:date="2026-09-11T10:00:00Z" w:initials="报">
    <w:p w14:paraId="b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460" w:author="赵工" w:date="2026-09-10T10:00:00Z" w:initials="赵">
    <w:p w14:paraId="b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461" w:author="报告撰写人" w:date="2026-09-13T10:00:00Z" w:initials="报">
    <w:p w14:paraId="b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462" w:author="陈专家" w:date="2026-09-12T10:00:00Z" w:initials="陈">
    <w:p w14:paraId="b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63" w:author="user" w:date="2026-09-14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64" w:author="赵工" w:date="2026-09-1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65" w:author="陈专家" w:date="2026-09-16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66" w:author="报告撰写人" w:date="2026-09-18T10:00:00Z" w:initials="报">
    <w:p w14:paraId="b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467" w:author="陈专家" w:date="2026-09-17T10:00:00Z" w:initials="陈">
    <w:p w14:paraId="b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468" w:author="王处长" w:date="2026-09-19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69" w:author="李教授" w:date="2026-09-20T10:00:00Z" w:initials="李">
    <w:p w14:paraId="b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470" w:author="报告撰写人" w:date="2026-09-22T10:00:00Z" w:initials="报">
    <w:p w14:paraId="c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471" w:author="刘研究员" w:date="2026-09-21T10:00:00Z" w:initials="刘">
    <w:p w14:paraId="c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472" w:author="报告撰写人" w:date="2026-09-24T10:00:00Z" w:initials="报">
    <w:p w14:paraId="c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473" w:author="张主任" w:date="2026-09-23T10:00:00Z" w:initials="张">
    <w:p w14:paraId="c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474" w:author="刘研究员" w:date="2026-09-25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475" w:author="张主任" w:date="2026-09-26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76" w:author="陈专家" w:date="2026-09-27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477" w:author="刘研究员" w:date="2026-09-28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78" w:author="张主任" w:date="2026-09-01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79" w:author="王处长" w:date="2026-09-02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480" w:author="赵工" w:date="2026-09-03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481" w:author="陈专家" w:date="2026-09-04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82" w:author="赵工" w:date="2026-09-0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83" w:author="报告撰写人" w:date="2026-09-07T10:00:00Z" w:initials="报">
    <w:p w14:paraId="c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484" w:author="陈专家" w:date="2026-09-06T10:00:00Z" w:initials="陈">
    <w:p w14:paraId="c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485" w:author="王处长" w:date="2026-09-08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486" w:author="李教授" w:date="2026-09-09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87" w:author="刘研究员" w:date="2026-09-10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488" w:author="张主任" w:date="2026-09-11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489" w:author="报告撰写人" w:date="2026-09-13T10:00:00Z" w:initials="报">
    <w:p w14:paraId="c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490" w:author="张主任" w:date="2026-09-12T10:00:00Z" w:initials="张">
    <w:p w14:paraId="c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491" w:author="user" w:date="2026-09-14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492" w:author="user" w:date="2026-09-15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493" w:author="赵工" w:date="2026-09-16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494" w:author="Administrator" w:date="2026-09-1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495" w:author="报告撰写人" w:date="2026-09-19T10:00:00Z" w:initials="报">
    <w:p w14:paraId="c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496" w:author="user" w:date="2026-09-18T10:00:00Z" w:initials="u">
    <w:p w14:paraId="c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497" w:author="张主任" w:date="2026-09-20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498" w:author="刘研究员" w:date="2026-09-21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499" w:author="刘研究员" w:date="2026-09-22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500" w:author="报告撰写人" w:date="2026-09-24T10:00:00Z" w:initials="报">
    <w:p w14:paraId="c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501" w:author="Administrator" w:date="2026-09-23T10:00:00Z" w:initials="A">
    <w:p w14:paraId="c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502" w:author="赵工" w:date="2026-09-2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503" w:author="user" w:date="2026-09-26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04" w:author="Administrator" w:date="2026-09-2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05" w:author="赵工" w:date="2026-09-28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506" w:author="报告撰写人" w:date="2026-09-02T10:00:00Z" w:initials="报">
    <w:p w14:paraId="c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507" w:author="王处长" w:date="2026-09-01T10:00:00Z" w:initials="王">
    <w:p w14:paraId="c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08" w:author="王处长" w:date="2026-09-03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10" w:author="报告撰写人" w:date="2026-09-05T10:00:00Z" w:initials="报">
    <w:p w14:paraId="c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已按意见调整结构。</w:t>
      </w:r>
    </w:p>
  </w:comment>
  <w:comment w:id="509" w:author="刘研究员" w:date="2026-09-04T10:00:00Z" w:initials="刘">
    <w:p w14:paraId="c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511" w:author="刘研究员" w:date="2026-09-06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512" w:author="user" w:date="2026-09-07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13" w:author="陈专家" w:date="2026-09-08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14" w:author="赵工" w:date="2026-09-09T10:00:00Z" w:initials="赵">
    <w:p w14:paraId="d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515" w:author="刘研究员" w:date="2026-09-10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16" w:author="赵工" w:date="2026-09-11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17" w:author="张主任" w:date="2026-09-12T10:00:00Z" w:initials="张">
    <w:p w14:paraId="d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18" w:author="张主任" w:date="2026-09-13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519" w:author="李教授" w:date="2026-09-14T10:00:00Z" w:initials="李">
    <w:p w14:paraId="d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520" w:author="赵工" w:date="2026-09-1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21" w:author="user" w:date="2026-09-16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22" w:author="李教授" w:date="2026-09-17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23" w:author="刘研究员" w:date="2026-09-18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24" w:author="user" w:date="2026-09-19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25" w:author="李教授" w:date="2026-09-20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26" w:author="李教授" w:date="2026-09-21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27" w:author="赵工" w:date="2026-09-22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28" w:author="张主任" w:date="2026-09-23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529" w:author="刘研究员" w:date="2026-09-24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530" w:author="王处长" w:date="2026-09-25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531" w:author="张主任" w:date="2026-09-26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32" w:author="报告撰写人" w:date="2026-09-28T10:00:00Z" w:initials="报">
    <w:p w14:paraId="d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533" w:author="刘研究员" w:date="2026-09-27T10:00:00Z" w:initials="刘">
    <w:p w14:paraId="d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534" w:author="报告撰写人" w:date="2026-09-02T10:00:00Z" w:initials="报">
    <w:p w14:paraId="d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535" w:author="张主任" w:date="2026-09-01T10:00:00Z" w:initials="张">
    <w:p w14:paraId="d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536" w:author="王处长" w:date="2026-09-03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37" w:author="陈专家" w:date="2026-09-04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538" w:author="张主任" w:date="2026-09-05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539" w:author="李教授" w:date="2026-09-06T10:00:00Z" w:initials="李">
    <w:p w14:paraId="d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540" w:author="赵工" w:date="2026-09-07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41" w:author="王处长" w:date="2026-09-08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42" w:author="李教授" w:date="2026-09-09T10:00:00Z" w:initials="李">
    <w:p w14:paraId="d8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543" w:author="张主任" w:date="2026-09-10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“显著”一词缺乏量化支撑，建议给出具体指标。</w:t>
      </w:r>
    </w:p>
  </w:comment>
  <w:comment w:id="544" w:author="李教授" w:date="2026-09-11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45" w:author="user" w:date="2026-09-12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546" w:author="陈专家" w:date="2026-09-13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547" w:author="刘研究员" w:date="2026-09-14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48" w:author="user" w:date="2026-09-15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49" w:author="李教授" w:date="2026-09-16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50" w:author="Administrator" w:date="2026-09-17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551" w:author="张主任" w:date="2026-09-18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552" w:author="赵工" w:date="2026-09-19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53" w:author="张主任" w:date="2026-09-20T10:00:00Z" w:initials="张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554" w:author="赵工" w:date="2026-09-21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55" w:author="刘研究员" w:date="2026-09-22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56" w:author="user" w:date="2026-09-23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557" w:author="赵工" w:date="2026-09-24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58" w:author="user" w:date="2026-09-25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59" w:author="Administrator" w:date="2026-09-26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560" w:author="李教授" w:date="2026-09-27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561" w:author="Administrator" w:date="2026-09-28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62" w:author="赵工" w:date="2026-09-01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563" w:author="刘研究员" w:date="2026-09-02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564" w:author="赵工" w:date="2026-09-03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565" w:author="Administrator" w:date="2026-09-04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566" w:author="陈专家" w:date="2026-09-05T10:00:00Z" w:initials="陈">
    <w:p w14:paraId="d9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67" w:author="报告撰写人" w:date="2026-09-07T10:00:00Z" w:initials="报">
    <w:p w14:paraId="da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已修改。</w:t>
      </w:r>
    </w:p>
  </w:comment>
  <w:comment w:id="568" w:author="张主任" w:date="2026-09-06T10:00:00Z" w:initials="张">
    <w:p w14:paraId="db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569" w:author="王处长" w:date="2026-09-08T10:00:00Z" w:initials="王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70" w:author="user" w:date="2026-09-09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571" w:author="李教授" w:date="2026-09-10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72" w:author="刘研究员" w:date="2026-09-11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73" w:author="赵工" w:date="2026-09-12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74" w:author="李教授" w:date="2026-09-13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建议删除重复内容，与第二章表述合并。</w:t>
      </w:r>
    </w:p>
  </w:comment>
  <w:comment w:id="575" w:author="报告撰写人" w:date="2026-09-15T10:00:00Z" w:initials="报">
    <w:p w14:paraId="dc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576" w:author="刘研究员" w:date="2026-09-14T10:00:00Z" w:initials="刘">
    <w:p w14:paraId="dd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77" w:author="报告撰写人" w:date="2026-09-17T10:00:00Z" w:initials="报">
    <w:p w14:paraId="de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578" w:author="李教授" w:date="2026-09-16T10:00:00Z" w:initials="李">
    <w:p w14:paraId="df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579" w:author="Administrator" w:date="2026-09-18T10:00:00Z" w:initials="A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580" w:author="陈专家" w:date="2026-09-19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81" w:author="李教授" w:date="2026-09-20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  <w:comment w:id="583" w:author="报告撰写人" w:date="2026-09-22T10:00:00Z" w:initials="报">
    <w:p w14:paraId="e0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582" w:author="李教授" w:date="2026-09-21T10:00:00Z" w:initials="李">
    <w:p w14:paraId="e1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584" w:author="user" w:date="2026-09-23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85" w:author="李教授" w:date="2026-09-24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请补充与国内先进地区的对标分析。</w:t>
      </w:r>
    </w:p>
  </w:comment>
  <w:comment w:id="586" w:author="刘研究员" w:date="2026-09-25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此处数据口径需与统计年鉴保持一致，请核实并注明来源。</w:t>
      </w:r>
    </w:p>
  </w:comment>
  <w:comment w:id="587" w:author="报告撰写人" w:date="2026-09-27T10:00:00Z" w:initials="报">
    <w:p w14:paraId="e2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已核实，数据无误。</w:t>
      </w:r>
    </w:p>
  </w:comment>
  <w:comment w:id="588" w:author="陈专家" w:date="2026-09-26T10:00:00Z" w:initials="陈">
    <w:p w14:paraId="e3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89" w:author="user" w:date="2026-09-28T10:00:00Z" w:initials="u">
    <w:p w14:paraId="e4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590" w:author="user" w:date="2026-09-01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该段逻辑不够清晰，建议调整结构，先讲问题再讲措施。</w:t>
      </w:r>
    </w:p>
  </w:comment>
  <w:comment w:id="591" w:author="陈专家" w:date="2026-09-02T10:00:00Z" w:initials="陈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建议补充政策依据，引用最新文件文号。</w:t>
      </w:r>
    </w:p>
  </w:comment>
  <w:comment w:id="592" w:author="刘研究员" w:date="2026-09-03T10:00:00Z" w:initials="刘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投资估算与附表不一致，请统一。</w:t>
      </w:r>
    </w:p>
  </w:comment>
  <w:comment w:id="593" w:author="李教授" w:date="2026-09-04T10:00:00Z" w:initials="李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请说明测算方法和主要参数取值依据。</w:t>
      </w:r>
    </w:p>
  </w:comment>
  <w:comment w:id="594" w:author="赵工" w:date="2026-09-05T10:00:00Z" w:initials="赵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格式问题：数字与单位之间不应空格，请统一。</w:t>
      </w:r>
    </w:p>
  </w:comment>
  <w:comment w:id="595" w:author="赵工" w:date="2026-09-06T10:00:00Z" w:initials="赵">
    <w:p w14:paraId="e5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风险应对措施过于笼统，请细化到责任单位和时间节点。</w:t>
      </w:r>
    </w:p>
  </w:comment>
  <w:comment w:id="596" w:author="user" w:date="2026-09-07T10:00:00Z" w:initials="u">
    <w:p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此处引用的标准已废止，请更新为现行版本。</w:t>
      </w:r>
    </w:p>
  </w:comment>
  <w:comment w:id="597" w:author="报告撰写人" w:date="2026-09-09T10:00:00Z" w:initials="报">
    <w:p w14:paraId="e6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已补充数据来源。</w:t>
      </w:r>
    </w:p>
  </w:comment>
  <w:comment w:id="598" w:author="张主任" w:date="2026-09-08T10:00:00Z" w:initials="张">
    <w:p w14:paraId="e7000000">
      <w:pPr>
        <w:overflowPunct w:val="false"/>
        <w:bidi w:val="0"/>
        <w:spacing w:lineRule="auto" w:line="240"/>
        <w:rPr/>
      </w:pPr>
      <w:r>
        <w:rPr>
          <w:rFonts w:ascii="Liberation Serif" w:hAnsi="Liberation Serif" w:eastAsia="DejaVu Sans" w:cs="DejaVu Sans"/>
          <w:kern w:val="0"/>
          <w:sz w:val="24"/>
          <w:lang w:val="en-US" w:eastAsia="en-US" w:bidi="en-US"/>
        </w:rPr>
        <w:t>表述过于口语化，请按公文规范修改。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1000000" w15:paraIdParent="02000000"/>
  <w15:commentEx w15:paraId="03000000" w15:paraIdParent="04000000"/>
  <w15:commentEx w15:paraId="05000000" w15:paraIdParent="06000000"/>
  <w15:commentEx w15:paraId="07000000" w15:paraIdParent="08000000"/>
  <w15:commentEx w15:paraId="08000000" w15:done="1"/>
  <w15:commentEx w15:paraId="09000000" w15:paraIdParent="0a000000"/>
  <w15:commentEx w15:paraId="0a000000" w15:done="1"/>
  <w15:commentEx w15:paraId="0b000000" w15:paraIdParent="0c000000"/>
  <w15:commentEx w15:paraId="0d000000" w15:paraIdParent="0e000000"/>
  <w15:commentEx w15:paraId="0f000000" w15:paraIdParent="10000000"/>
  <w15:commentEx w15:paraId="11000000" w15:paraIdParent="12000000"/>
  <w15:commentEx w15:paraId="13000000" w15:paraIdParent="14000000"/>
  <w15:commentEx w15:paraId="15000000" w15:paraIdParent="16000000"/>
  <w15:commentEx w15:paraId="17000000" w15:paraIdParent="18000000"/>
  <w15:commentEx w15:paraId="19000000" w15:paraIdParent="1a000000"/>
  <w15:commentEx w15:paraId="1b000000" w15:paraIdParent="1c000000"/>
  <w15:commentEx w15:paraId="1d000000" w15:paraIdParent="1e000000"/>
  <w15:commentEx w15:paraId="1f000000" w15:done="1"/>
  <w15:commentEx w15:paraId="20000000" w15:done="1"/>
  <w15:commentEx w15:paraId="21000000" w15:paraIdParent="22000000"/>
  <w15:commentEx w15:paraId="23000000" w15:done="1"/>
  <w15:commentEx w15:paraId="24000000" w15:paraIdParent="25000000"/>
  <w15:commentEx w15:paraId="26000000" w15:paraIdParent="27000000"/>
  <w15:commentEx w15:paraId="28000000" w15:done="1"/>
  <w15:commentEx w15:paraId="29000000" w15:paraIdParent="2a000000"/>
  <w15:commentEx w15:paraId="2b000000" w15:paraIdParent="2c000000"/>
  <w15:commentEx w15:paraId="2d000000" w15:paraIdParent="2e000000"/>
  <w15:commentEx w15:paraId="2e000000" w15:done="1"/>
  <w15:commentEx w15:paraId="2f000000" w15:paraIdParent="30000000"/>
  <w15:commentEx w15:paraId="31000000" w15:paraIdParent="32000000"/>
  <w15:commentEx w15:paraId="33000000" w15:paraIdParent="34000000"/>
  <w15:commentEx w15:paraId="35000000" w15:paraIdParent="36000000"/>
  <w15:commentEx w15:paraId="37000000" w15:paraIdParent="38000000"/>
  <w15:commentEx w15:paraId="39000000" w15:paraIdParent="3a000000"/>
  <w15:commentEx w15:paraId="3b000000" w15:paraIdParent="3c000000"/>
  <w15:commentEx w15:paraId="3d000000" w15:paraIdParent="3e000000"/>
  <w15:commentEx w15:paraId="3f000000" w15:paraIdParent="40000000"/>
  <w15:commentEx w15:paraId="41000000" w15:done="1"/>
  <w15:commentEx w15:paraId="42000000" w15:paraIdParent="43000000"/>
  <w15:commentEx w15:paraId="44000000" w15:done="1"/>
  <w15:commentEx w15:paraId="45000000" w15:paraIdParent="46000000"/>
  <w15:commentEx w15:paraId="46000000" w15:done="1"/>
  <w15:commentEx w15:paraId="47000000" w15:paraIdParent="48000000"/>
  <w15:commentEx w15:paraId="49000000" w15:paraIdParent="4a000000"/>
  <w15:commentEx w15:paraId="4b000000" w15:paraIdParent="4c000000"/>
  <w15:commentEx w15:paraId="4d000000" w15:paraIdParent="4e000000"/>
  <w15:commentEx w15:paraId="4f000000" w15:paraIdParent="50000000"/>
  <w15:commentEx w15:paraId="51000000" w15:paraIdParent="52000000"/>
  <w15:commentEx w15:paraId="53000000" w15:paraIdParent="54000000"/>
  <w15:commentEx w15:paraId="55000000" w15:paraIdParent="56000000"/>
  <w15:commentEx w15:paraId="57000000" w15:done="1"/>
  <w15:commentEx w15:paraId="58000000" w15:done="1"/>
  <w15:commentEx w15:paraId="59000000" w15:done="1"/>
  <w15:commentEx w15:paraId="5a000000" w15:paraIdParent="5b000000"/>
  <w15:commentEx w15:paraId="5b000000" w15:done="1"/>
  <w15:commentEx w15:paraId="5c000000" w15:done="1"/>
  <w15:commentEx w15:paraId="5d000000" w15:paraIdParent="5e000000"/>
  <w15:commentEx w15:paraId="5f000000" w15:paraIdParent="60000000"/>
  <w15:commentEx w15:paraId="61000000" w15:paraIdParent="62000000"/>
  <w15:commentEx w15:paraId="63000000" w15:paraIdParent="64000000"/>
  <w15:commentEx w15:paraId="65000000" w15:paraIdParent="66000000"/>
  <w15:commentEx w15:paraId="67000000" w15:paraIdParent="68000000"/>
  <w15:commentEx w15:paraId="69000000" w15:paraIdParent="6a000000"/>
  <w15:commentEx w15:paraId="6b000000" w15:paraIdParent="6c000000"/>
  <w15:commentEx w15:paraId="6d000000" w15:paraIdParent="6e000000"/>
  <w15:commentEx w15:paraId="6f000000" w15:done="1"/>
  <w15:commentEx w15:paraId="70000000" w15:done="1"/>
  <w15:commentEx w15:paraId="71000000" w15:paraIdParent="72000000"/>
  <w15:commentEx w15:paraId="73000000" w15:paraIdParent="74000000"/>
  <w15:commentEx w15:paraId="74000000" w15:done="1"/>
  <w15:commentEx w15:paraId="75000000" w15:done="1"/>
  <w15:commentEx w15:paraId="76000000" w15:paraIdParent="77000000"/>
  <w15:commentEx w15:paraId="78000000" w15:done="1"/>
  <w15:commentEx w15:paraId="79000000" w15:paraIdParent="7a000000"/>
  <w15:commentEx w15:paraId="7b000000" w15:paraIdParent="7c000000"/>
  <w15:commentEx w15:paraId="7d000000" w15:paraIdParent="7e000000"/>
  <w15:commentEx w15:paraId="7f000000" w15:paraIdParent="80000000"/>
  <w15:commentEx w15:paraId="81000000" w15:done="1"/>
  <w15:commentEx w15:paraId="82000000" w15:done="1"/>
  <w15:commentEx w15:paraId="83000000" w15:paraIdParent="84000000"/>
  <w15:commentEx w15:paraId="84000000" w15:done="1"/>
  <w15:commentEx w15:paraId="85000000" w15:done="1"/>
  <w15:commentEx w15:paraId="86000000" w15:paraIdParent="87000000"/>
  <w15:commentEx w15:paraId="88000000" w15:paraIdParent="89000000"/>
  <w15:commentEx w15:paraId="8a000000" w15:paraIdParent="8b000000"/>
  <w15:commentEx w15:paraId="8c000000" w15:done="1"/>
  <w15:commentEx w15:paraId="8d000000" w15:paraIdParent="8e000000"/>
  <w15:commentEx w15:paraId="8f000000" w15:paraIdParent="90000000"/>
  <w15:commentEx w15:paraId="91000000" w15:paraIdParent="92000000"/>
  <w15:commentEx w15:paraId="93000000" w15:done="1"/>
  <w15:commentEx w15:paraId="94000000" w15:done="1"/>
  <w15:commentEx w15:paraId="95000000" w15:paraIdParent="96000000"/>
  <w15:commentEx w15:paraId="97000000" w15:paraIdParent="98000000"/>
  <w15:commentEx w15:paraId="98000000" w15:done="1"/>
  <w15:commentEx w15:paraId="99000000" w15:done="1"/>
  <w15:commentEx w15:paraId="9a000000" w15:paraIdParent="9b000000"/>
  <w15:commentEx w15:paraId="9c000000" w15:paraIdParent="9d000000"/>
  <w15:commentEx w15:paraId="9e000000" w15:done="1"/>
  <w15:commentEx w15:paraId="9f000000" w15:paraIdParent="a0000000"/>
  <w15:commentEx w15:paraId="a1000000" w15:done="1"/>
  <w15:commentEx w15:paraId="a2000000" w15:paraIdParent="a3000000"/>
  <w15:commentEx w15:paraId="a4000000" w15:paraIdParent="a5000000"/>
  <w15:commentEx w15:paraId="a6000000" w15:done="1"/>
  <w15:commentEx w15:paraId="a7000000" w15:paraIdParent="a8000000"/>
  <w15:commentEx w15:paraId="a9000000" w15:paraIdParent="aa000000"/>
  <w15:commentEx w15:paraId="ab000000" w15:paraIdParent="ac000000"/>
  <w15:commentEx w15:paraId="ac000000" w15:done="1"/>
  <w15:commentEx w15:paraId="ad000000" w15:paraIdParent="ae000000"/>
  <w15:commentEx w15:paraId="ae000000" w15:done="1"/>
  <w15:commentEx w15:paraId="af000000" w15:done="1"/>
  <w15:commentEx w15:paraId="b0000000" w15:done="1"/>
  <w15:commentEx w15:paraId="b1000000" w15:done="1"/>
  <w15:commentEx w15:paraId="b2000000" w15:paraIdParent="b3000000"/>
  <w15:commentEx w15:paraId="b3000000" w15:done="1"/>
  <w15:commentEx w15:paraId="b4000000" w15:paraIdParent="b5000000"/>
  <w15:commentEx w15:paraId="b6000000" w15:done="1"/>
  <w15:commentEx w15:paraId="b7000000" w15:paraIdParent="b8000000"/>
  <w15:commentEx w15:paraId="b9000000" w15:paraIdParent="ba000000"/>
  <w15:commentEx w15:paraId="bb000000" w15:paraIdParent="bc000000"/>
  <w15:commentEx w15:paraId="bd000000" w15:paraIdParent="be000000"/>
  <w15:commentEx w15:paraId="bf000000" w15:done="1"/>
  <w15:commentEx w15:paraId="c0000000" w15:paraIdParent="c1000000"/>
  <w15:commentEx w15:paraId="c1000000" w15:done="1"/>
  <w15:commentEx w15:paraId="c2000000" w15:paraIdParent="c3000000"/>
  <w15:commentEx w15:paraId="c4000000" w15:paraIdParent="c5000000"/>
  <w15:commentEx w15:paraId="c6000000" w15:paraIdParent="c7000000"/>
  <w15:commentEx w15:paraId="c8000000" w15:paraIdParent="c9000000"/>
  <w15:commentEx w15:paraId="ca000000" w15:paraIdParent="cb000000"/>
  <w15:commentEx w15:paraId="cc000000" w15:paraIdParent="cd000000"/>
  <w15:commentEx w15:paraId="cd000000" w15:done="1"/>
  <w15:commentEx w15:paraId="ce000000" w15:paraIdParent="cf000000"/>
  <w15:commentEx w15:paraId="d0000000" w15:done="1"/>
  <w15:commentEx w15:paraId="d1000000" w15:done="1"/>
  <w15:commentEx w15:paraId="d2000000" w15:done="1"/>
  <w15:commentEx w15:paraId="d3000000" w15:paraIdParent="d4000000"/>
  <w15:commentEx w15:paraId="d5000000" w15:paraIdParent="d6000000"/>
  <w15:commentEx w15:paraId="d7000000" w15:done="1"/>
  <w15:commentEx w15:paraId="d8000000" w15:done="1"/>
  <w15:commentEx w15:paraId="d9000000" w15:done="1"/>
  <w15:commentEx w15:paraId="da000000" w15:paraIdParent="db000000"/>
  <w15:commentEx w15:paraId="dc000000" w15:paraIdParent="dd000000"/>
  <w15:commentEx w15:paraId="de000000" w15:paraIdParent="df000000"/>
  <w15:commentEx w15:paraId="e0000000" w15:paraIdParent="e1000000"/>
  <w15:commentEx w15:paraId="e2000000" w15:paraIdParent="e3000000"/>
  <w15:commentEx w15:paraId="e4000000" w15:done="1"/>
  <w15:commentEx w15:paraId="e5000000" w15:done="1"/>
  <w15:commentEx w15:paraId="e6000000" w15:paraIdParent="e700000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chineseCountingThousand"/>
      <w:lvlText w:val="（%2）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360"/>
      <w:ind w:firstLine="420"/>
    </w:pPr>
    <w:rPr>
      <w:rFonts w:ascii="Times New Roman" w:hAnsi="Times New Roman" w:eastAsia="仿宋" w:cs="FreeSans"/>
      <w:color w:val="auto"/>
      <w:kern w:val="2"/>
      <w:sz w:val="28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outlineLvl w:val="0"/>
    </w:pPr>
    <w:rPr>
      <w:rFonts w:eastAsia="黑体"/>
      <w:b/>
      <w:sz w:val="32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outlineLvl w:val="1"/>
    </w:pPr>
    <w:rPr>
      <w:rFonts w:eastAsia="楷体"/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outlineLvl w:val="2"/>
    </w:pPr>
    <w:rPr>
      <w:b/>
    </w:rPr>
  </w:style>
  <w:style w:type="character" w:styleId="annotationreference">
    <w:name w:val="annotation reference"/>
    <w:qFormat/>
    <w:rPr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table" w:styleId="TableGrid">
    <w:name w:val="Table Gri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microsoft.com/office/2011/relationships/commentsExtended" Target="commentsExtended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